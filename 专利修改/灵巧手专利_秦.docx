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06BF9" w14:textId="33718F36" w:rsidR="00720E1A" w:rsidRPr="00720E1A" w:rsidRDefault="00720E1A" w:rsidP="00720E1A">
      <w:pPr>
        <w:ind w:firstLineChars="200" w:firstLine="480"/>
      </w:pPr>
      <w:bookmarkStart w:id="0" w:name="_Hlk202118119"/>
      <w:bookmarkEnd w:id="0"/>
      <w:r w:rsidRPr="00720E1A">
        <w:t>本发明公开了</w:t>
      </w:r>
      <w:r w:rsidR="009C0750">
        <w:rPr>
          <w:rFonts w:hint="eastAsia"/>
        </w:rPr>
        <w:t>一种舵机驱动的多自由度自感知仿生灵巧手</w:t>
      </w:r>
      <w:r w:rsidRPr="00720E1A">
        <w:t>，模仿人手结构，由</w:t>
      </w:r>
      <w:r w:rsidRPr="00314552">
        <w:t>五根手指、手掌、腕关节和小臂</w:t>
      </w:r>
      <w:r w:rsidRPr="00720E1A">
        <w:t>组成。</w:t>
      </w:r>
      <w:r w:rsidRPr="00314552">
        <w:t>该灵巧手具有</w:t>
      </w:r>
      <w:r w:rsidRPr="00314552">
        <w:t>18</w:t>
      </w:r>
      <w:r w:rsidRPr="00314552">
        <w:t>个自由度</w:t>
      </w:r>
      <w:r w:rsidRPr="00720E1A">
        <w:t>，</w:t>
      </w:r>
      <w:ins w:id="1" w:author="Longhui Qin" w:date="2025-06-30T10:56:00Z" w16du:dateUtc="2025-06-30T02:56:00Z">
        <w:r w:rsidR="00223DAC">
          <w:rPr>
            <w:rFonts w:hint="eastAsia"/>
          </w:rPr>
          <w:t>每个手指</w:t>
        </w:r>
      </w:ins>
      <w:ins w:id="2" w:author="Longhui Qin" w:date="2025-06-30T10:57:00Z" w16du:dateUtc="2025-06-30T02:57:00Z">
        <w:r w:rsidR="00223DAC">
          <w:rPr>
            <w:rFonts w:hint="eastAsia"/>
          </w:rPr>
          <w:t>通过“八字绳”结构和绳传动方式可实现</w:t>
        </w:r>
      </w:ins>
      <w:ins w:id="3" w:author="Longhui Qin" w:date="2025-06-30T10:58:00Z" w16du:dateUtc="2025-06-30T02:58:00Z">
        <w:r w:rsidR="00223DAC">
          <w:rPr>
            <w:rFonts w:hint="eastAsia"/>
          </w:rPr>
          <w:t>2</w:t>
        </w:r>
      </w:ins>
      <w:ins w:id="4" w:author="Longhui Qin" w:date="2025-06-30T10:57:00Z" w16du:dateUtc="2025-06-30T02:57:00Z">
        <w:r w:rsidR="00223DAC">
          <w:rPr>
            <w:rFonts w:hint="eastAsia"/>
          </w:rPr>
          <w:t>个摆动自由度和</w:t>
        </w:r>
      </w:ins>
      <w:ins w:id="5" w:author="Longhui Qin" w:date="2025-06-30T10:58:00Z" w16du:dateUtc="2025-06-30T02:58:00Z">
        <w:r w:rsidR="00223DAC">
          <w:rPr>
            <w:rFonts w:hint="eastAsia"/>
          </w:rPr>
          <w:t>1</w:t>
        </w:r>
      </w:ins>
      <w:ins w:id="6" w:author="Longhui Qin" w:date="2025-06-30T10:57:00Z" w16du:dateUtc="2025-06-30T02:57:00Z">
        <w:r w:rsidR="00223DAC">
          <w:rPr>
            <w:rFonts w:hint="eastAsia"/>
          </w:rPr>
          <w:t>个弯曲自由度，</w:t>
        </w:r>
      </w:ins>
      <w:ins w:id="7" w:author="Longhui Qin" w:date="2025-06-30T10:58:00Z" w16du:dateUtc="2025-06-30T02:58:00Z">
        <w:r w:rsidR="00223DAC">
          <w:rPr>
            <w:rFonts w:hint="eastAsia"/>
          </w:rPr>
          <w:t>大拇指还拥有额外的一个自转动自由度</w:t>
        </w:r>
      </w:ins>
      <w:ins w:id="8" w:author="Longhui Qin" w:date="2025-06-30T10:54:00Z" w16du:dateUtc="2025-06-30T02:54:00Z">
        <w:r w:rsidR="00A56A21">
          <w:rPr>
            <w:rFonts w:hint="eastAsia"/>
          </w:rPr>
          <w:t>；不同于现有灵巧手各手指关节独立控制，本发明</w:t>
        </w:r>
      </w:ins>
      <w:ins w:id="9" w:author="Longhui Qin" w:date="2025-06-30T10:58:00Z" w16du:dateUtc="2025-06-30T02:58:00Z">
        <w:r w:rsidR="007B58AB">
          <w:rPr>
            <w:rFonts w:hint="eastAsia"/>
          </w:rPr>
          <w:t>中各</w:t>
        </w:r>
      </w:ins>
      <w:ins w:id="10" w:author="Longhui Qin" w:date="2025-06-30T10:55:00Z" w16du:dateUtc="2025-06-30T02:55:00Z">
        <w:r w:rsidR="00A56A21">
          <w:rPr>
            <w:rFonts w:hint="eastAsia"/>
          </w:rPr>
          <w:t>手指的自由度</w:t>
        </w:r>
      </w:ins>
      <w:ins w:id="11" w:author="Longhui Qin" w:date="2025-06-30T10:59:00Z" w16du:dateUtc="2025-06-30T02:59:00Z">
        <w:r w:rsidR="007B58AB">
          <w:rPr>
            <w:rFonts w:hint="eastAsia"/>
          </w:rPr>
          <w:t>由</w:t>
        </w:r>
      </w:ins>
      <w:ins w:id="12" w:author="Longhui Qin" w:date="2025-06-30T10:55:00Z" w16du:dateUtc="2025-06-30T02:55:00Z">
        <w:r w:rsidR="00A56A21">
          <w:rPr>
            <w:rFonts w:hint="eastAsia"/>
          </w:rPr>
          <w:t>所有关节共享</w:t>
        </w:r>
      </w:ins>
      <w:ins w:id="13" w:author="Longhui Qin" w:date="2025-06-30T10:56:00Z" w16du:dateUtc="2025-06-30T02:56:00Z">
        <w:r w:rsidR="00A56A21">
          <w:rPr>
            <w:rFonts w:hint="eastAsia"/>
          </w:rPr>
          <w:t>；</w:t>
        </w:r>
      </w:ins>
      <w:ins w:id="14" w:author="Longhui Qin" w:date="2025-06-30T11:01:00Z" w16du:dateUtc="2025-06-30T03:01:00Z">
        <w:r w:rsidR="001D116A">
          <w:rPr>
            <w:rFonts w:hint="eastAsia"/>
          </w:rPr>
          <w:t>通过总线舵机与各驱动舵机的协同控制，各个手指可</w:t>
        </w:r>
      </w:ins>
      <w:ins w:id="15" w:author="Longhui Qin" w:date="2025-06-30T11:05:00Z" w16du:dateUtc="2025-06-30T03:05:00Z">
        <w:r w:rsidR="001D116A">
          <w:rPr>
            <w:rFonts w:hint="eastAsia"/>
          </w:rPr>
          <w:t>到达</w:t>
        </w:r>
      </w:ins>
      <w:ins w:id="16" w:author="Longhui Qin" w:date="2025-06-30T11:02:00Z" w16du:dateUtc="2025-06-30T03:02:00Z">
        <w:r w:rsidR="001D116A">
          <w:rPr>
            <w:rFonts w:hint="eastAsia"/>
          </w:rPr>
          <w:t>以指根为顶点</w:t>
        </w:r>
      </w:ins>
      <w:ins w:id="17" w:author="Longhui Qin" w:date="2025-06-30T11:03:00Z" w16du:dateUtc="2025-06-30T03:03:00Z">
        <w:r w:rsidR="001D116A">
          <w:rPr>
            <w:rFonts w:hint="eastAsia"/>
          </w:rPr>
          <w:t>手指长度为半径的</w:t>
        </w:r>
      </w:ins>
      <w:ins w:id="18" w:author="Longhui Qin" w:date="2025-06-30T11:40:00Z" w16du:dateUtc="2025-06-30T03:40:00Z">
        <w:r w:rsidR="00AC21A9">
          <w:rPr>
            <w:rFonts w:hint="eastAsia"/>
          </w:rPr>
          <w:t>半</w:t>
        </w:r>
      </w:ins>
      <w:ins w:id="19" w:author="Longhui Qin" w:date="2025-06-30T11:04:00Z" w16du:dateUtc="2025-06-30T03:04:00Z">
        <w:r w:rsidR="001D116A">
          <w:rPr>
            <w:rFonts w:hint="eastAsia"/>
          </w:rPr>
          <w:t>球面棱锥内</w:t>
        </w:r>
      </w:ins>
      <w:ins w:id="20" w:author="Longhui Qin" w:date="2025-06-30T11:40:00Z" w16du:dateUtc="2025-06-30T03:40:00Z">
        <w:r w:rsidR="00AC21A9">
          <w:rPr>
            <w:rFonts w:hint="eastAsia"/>
          </w:rPr>
          <w:t>多个</w:t>
        </w:r>
      </w:ins>
      <w:ins w:id="21" w:author="Longhui Qin" w:date="2025-06-30T11:05:00Z" w16du:dateUtc="2025-06-30T03:05:00Z">
        <w:r w:rsidR="001D116A">
          <w:rPr>
            <w:rFonts w:hint="eastAsia"/>
          </w:rPr>
          <w:t>位置。所有手指</w:t>
        </w:r>
      </w:ins>
      <w:ins w:id="22" w:author="Longhui Qin" w:date="2025-06-30T11:07:00Z" w16du:dateUtc="2025-06-30T03:07:00Z">
        <w:r w:rsidR="001D116A">
          <w:rPr>
            <w:rFonts w:hint="eastAsia"/>
          </w:rPr>
          <w:t>采用刚柔混合结构，手指为刚性材料，外覆柔性</w:t>
        </w:r>
      </w:ins>
      <w:ins w:id="23" w:author="Longhui Qin" w:date="2025-06-30T11:08:00Z" w16du:dateUtc="2025-06-30T03:08:00Z">
        <w:r w:rsidR="001D116A">
          <w:rPr>
            <w:rFonts w:hint="eastAsia"/>
          </w:rPr>
          <w:t>材料，每个指节的柔性皮肤内嵌</w:t>
        </w:r>
        <w:commentRangeStart w:id="24"/>
        <w:r w:rsidR="001D116A">
          <w:rPr>
            <w:rFonts w:hint="eastAsia"/>
          </w:rPr>
          <w:t>5</w:t>
        </w:r>
      </w:ins>
      <w:commentRangeEnd w:id="24"/>
      <w:ins w:id="25" w:author="Longhui Qin" w:date="2025-06-30T11:33:00Z" w16du:dateUtc="2025-06-30T03:33:00Z">
        <w:r w:rsidR="00525DD4">
          <w:rPr>
            <w:rStyle w:val="CommentReference"/>
          </w:rPr>
          <w:commentReference w:id="24"/>
        </w:r>
      </w:ins>
      <w:ins w:id="26" w:author="Longhui Qin" w:date="2025-06-30T11:08:00Z" w16du:dateUtc="2025-06-30T03:08:00Z">
        <w:r w:rsidR="001D116A">
          <w:rPr>
            <w:rFonts w:hint="eastAsia"/>
          </w:rPr>
          <w:t>个</w:t>
        </w:r>
        <w:r w:rsidR="005E1F65">
          <w:rPr>
            <w:rFonts w:hint="eastAsia"/>
          </w:rPr>
          <w:t>感知</w:t>
        </w:r>
        <w:r w:rsidR="001D116A">
          <w:rPr>
            <w:rFonts w:hint="eastAsia"/>
          </w:rPr>
          <w:t>动静态力的</w:t>
        </w:r>
      </w:ins>
      <w:ins w:id="27" w:author="Longhui Qin" w:date="2025-06-30T11:07:00Z" w16du:dateUtc="2025-06-30T03:07:00Z">
        <w:r w:rsidR="001D116A">
          <w:rPr>
            <w:rFonts w:hint="eastAsia"/>
          </w:rPr>
          <w:t>触觉敏感元件</w:t>
        </w:r>
      </w:ins>
      <w:ins w:id="28" w:author="Longhui Qin" w:date="2025-06-30T11:08:00Z" w16du:dateUtc="2025-06-30T03:08:00Z">
        <w:r w:rsidR="005E1F65">
          <w:rPr>
            <w:rFonts w:hint="eastAsia"/>
          </w:rPr>
          <w:t>，可实现</w:t>
        </w:r>
      </w:ins>
      <w:ins w:id="29" w:author="Longhui Qin" w:date="2025-06-30T11:09:00Z" w16du:dateUtc="2025-06-30T03:09:00Z">
        <w:r w:rsidR="005E1F65">
          <w:rPr>
            <w:rFonts w:hint="eastAsia"/>
          </w:rPr>
          <w:t>类似人手的</w:t>
        </w:r>
      </w:ins>
      <w:ins w:id="30" w:author="Longhui Qin" w:date="2025-06-30T11:37:00Z" w16du:dateUtc="2025-06-30T03:37:00Z">
        <w:r w:rsidR="00677C4C">
          <w:rPr>
            <w:rFonts w:hint="eastAsia"/>
          </w:rPr>
          <w:t>多点式</w:t>
        </w:r>
      </w:ins>
      <w:ins w:id="31" w:author="Longhui Qin" w:date="2025-06-30T11:09:00Z" w16du:dateUtc="2025-06-30T03:09:00Z">
        <w:r w:rsidR="005E1F65">
          <w:rPr>
            <w:rFonts w:hint="eastAsia"/>
          </w:rPr>
          <w:t>全手触觉感知</w:t>
        </w:r>
      </w:ins>
      <w:ins w:id="32" w:author="Longhui Qin" w:date="2025-06-30T11:41:00Z" w16du:dateUtc="2025-06-30T03:41:00Z">
        <w:r w:rsidR="007814F6">
          <w:rPr>
            <w:rFonts w:hint="eastAsia"/>
          </w:rPr>
          <w:t>，同时</w:t>
        </w:r>
        <w:r w:rsidR="007814F6" w:rsidRPr="00720E1A">
          <w:t>兼具强操作力和对不同形状、材质物体</w:t>
        </w:r>
      </w:ins>
      <w:ins w:id="33" w:author="Longhui Qin" w:date="2025-06-30T14:52:00Z" w16du:dateUtc="2025-06-30T06:52:00Z">
        <w:r w:rsidR="00083B34">
          <w:rPr>
            <w:rFonts w:hint="eastAsia"/>
          </w:rPr>
          <w:t>的自适应性</w:t>
        </w:r>
      </w:ins>
      <w:ins w:id="34" w:author="Longhui Qin" w:date="2025-06-30T11:09:00Z" w16du:dateUtc="2025-06-30T03:09:00Z">
        <w:r w:rsidR="005E1F65">
          <w:rPr>
            <w:rFonts w:hint="eastAsia"/>
          </w:rPr>
          <w:t>。</w:t>
        </w:r>
      </w:ins>
      <w:ins w:id="35" w:author="Longhui Qin" w:date="2025-06-30T14:53:00Z" w16du:dateUtc="2025-06-30T06:53:00Z">
        <w:r w:rsidR="00083B34">
          <w:rPr>
            <w:rFonts w:hint="eastAsia"/>
          </w:rPr>
          <w:t>通过舵机角度反馈，可</w:t>
        </w:r>
      </w:ins>
      <w:ins w:id="36" w:author="Longhui Qin" w:date="2025-06-30T14:54:00Z" w16du:dateUtc="2025-06-30T06:54:00Z">
        <w:r w:rsidR="00083B34">
          <w:rPr>
            <w:rFonts w:hint="eastAsia"/>
          </w:rPr>
          <w:t>推测出各手指的位姿及整手的动作形态。</w:t>
        </w:r>
      </w:ins>
      <w:del w:id="37" w:author="Longhui Qin" w:date="2025-06-30T14:54:00Z" w16du:dateUtc="2025-06-30T06:54:00Z">
        <w:r w:rsidRPr="00720E1A" w:rsidDel="00083B34">
          <w:delText>手指和腕关节可实现灵活的</w:delText>
        </w:r>
        <w:r w:rsidRPr="00314552" w:rsidDel="00083B34">
          <w:delText>弯曲与摆动</w:delText>
        </w:r>
        <w:r w:rsidR="00DE66A9" w:rsidDel="00083B34">
          <w:rPr>
            <w:rFonts w:hint="eastAsia"/>
          </w:rPr>
          <w:delText>，</w:delText>
        </w:r>
        <w:r w:rsidR="00C72352" w:rsidRPr="00314552" w:rsidDel="00083B34">
          <w:rPr>
            <w:rFonts w:hint="eastAsia"/>
          </w:rPr>
          <w:delText>空间可达域</w:delText>
        </w:r>
        <w:r w:rsidR="00DE66A9" w:rsidRPr="00314552" w:rsidDel="00083B34">
          <w:rPr>
            <w:rFonts w:hint="eastAsia"/>
          </w:rPr>
          <w:delText>大</w:delText>
        </w:r>
        <w:r w:rsidRPr="00720E1A" w:rsidDel="00083B34">
          <w:delText>，采用</w:delText>
        </w:r>
        <w:r w:rsidRPr="00314552" w:rsidDel="00083B34">
          <w:delText>创新的</w:delText>
        </w:r>
        <w:r w:rsidRPr="00314552" w:rsidDel="00083B34">
          <w:delText>“</w:delText>
        </w:r>
        <w:r w:rsidRPr="00314552" w:rsidDel="00083B34">
          <w:delText>八字绳</w:delText>
        </w:r>
        <w:r w:rsidRPr="00314552" w:rsidDel="00083B34">
          <w:delText>”</w:delText>
        </w:r>
        <w:r w:rsidRPr="00314552" w:rsidDel="00083B34">
          <w:delText>和</w:delText>
        </w:r>
        <w:r w:rsidRPr="00314552" w:rsidDel="00083B34">
          <w:delText>“</w:delText>
        </w:r>
        <w:r w:rsidRPr="00314552" w:rsidDel="00083B34">
          <w:delText>双八字绳</w:delText>
        </w:r>
        <w:r w:rsidRPr="00314552" w:rsidDel="00083B34">
          <w:delText>”</w:delText>
        </w:r>
        <w:r w:rsidRPr="00720E1A" w:rsidDel="00083B34">
          <w:delText>结构</w:delText>
        </w:r>
        <w:r w:rsidR="00DE66A9" w:rsidDel="00083B34">
          <w:rPr>
            <w:rFonts w:hint="eastAsia"/>
          </w:rPr>
          <w:delText>代替传统连杆机构</w:delText>
        </w:r>
        <w:r w:rsidRPr="00720E1A" w:rsidDel="00083B34">
          <w:delText>限制手指</w:delText>
        </w:r>
        <w:r w:rsidR="00690009" w:rsidDel="00083B34">
          <w:rPr>
            <w:rFonts w:hint="eastAsia"/>
          </w:rPr>
          <w:delText>和手腕</w:delText>
        </w:r>
        <w:r w:rsidRPr="00720E1A" w:rsidDel="00083B34">
          <w:delText>自由度</w:delText>
        </w:r>
        <w:r w:rsidR="00455202" w:rsidDel="00083B34">
          <w:rPr>
            <w:rFonts w:hint="eastAsia"/>
          </w:rPr>
          <w:delText>，以此</w:delText>
        </w:r>
        <w:r w:rsidR="00DE66A9" w:rsidDel="00083B34">
          <w:rPr>
            <w:rFonts w:hint="eastAsia"/>
          </w:rPr>
          <w:delText>简化手指的欠驱动结构</w:delText>
        </w:r>
        <w:r w:rsidRPr="00720E1A" w:rsidDel="00083B34">
          <w:delText>。手掌和小臂内部集成的总线舵机与传动绳协同工作，配合内置回复弹簧实现手指伸展，舵机具备精准角度控制及位置、负载反馈功能，赋予灵巧手出色的</w:delText>
        </w:r>
        <w:r w:rsidRPr="00314552" w:rsidDel="00083B34">
          <w:delText>本体感受觉</w:delText>
        </w:r>
        <w:r w:rsidR="00295D01" w:rsidRPr="00314552" w:rsidDel="00083B34">
          <w:rPr>
            <w:rFonts w:hint="eastAsia"/>
          </w:rPr>
          <w:delText>的</w:delText>
        </w:r>
        <w:r w:rsidRPr="00314552" w:rsidDel="00083B34">
          <w:delText>能力</w:delText>
        </w:r>
        <w:r w:rsidRPr="00720E1A" w:rsidDel="00083B34">
          <w:delText>。每根手指指尖及指腹处集成静态力和动态力触觉传感器，</w:delText>
        </w:r>
        <w:r w:rsidR="00295D01" w:rsidDel="00083B34">
          <w:rPr>
            <w:rFonts w:hint="eastAsia"/>
          </w:rPr>
          <w:delText>指节周围覆盖</w:delText>
        </w:r>
        <w:r w:rsidRPr="00720E1A" w:rsidDel="00083B34">
          <w:delText>柔性材料，形成</w:delText>
        </w:r>
        <w:r w:rsidRPr="00314552" w:rsidDel="00083B34">
          <w:delText>刚柔结合结构</w:delText>
        </w:r>
        <w:r w:rsidRPr="00720E1A" w:rsidDel="00083B34">
          <w:delText>，兼具强操作力和对不同形状、材质物体的柔顺适应性。</w:delText>
        </w:r>
      </w:del>
      <w:r w:rsidRPr="00720E1A">
        <w:t>该灵巧手结构紧凑、控制灵活、</w:t>
      </w:r>
      <w:del w:id="38" w:author="Longhui Qin" w:date="2025-06-30T14:55:00Z" w16du:dateUtc="2025-06-30T06:55:00Z">
        <w:r w:rsidRPr="00720E1A" w:rsidDel="00083B34">
          <w:delText>触觉感知和环境</w:delText>
        </w:r>
      </w:del>
      <w:r w:rsidRPr="00720E1A">
        <w:t>适应能力强，</w:t>
      </w:r>
      <w:del w:id="39" w:author="Longhui Qin" w:date="2025-06-30T14:55:00Z" w16du:dateUtc="2025-06-30T06:55:00Z">
        <w:r w:rsidRPr="00720E1A" w:rsidDel="00083B34">
          <w:rPr>
            <w:rFonts w:hint="eastAsia"/>
          </w:rPr>
          <w:delText>适用于服务机器人、人机交互、远程操控、康复辅具等场景，</w:delText>
        </w:r>
      </w:del>
      <w:ins w:id="40" w:author="Longhui Qin" w:date="2025-06-30T14:55:00Z" w16du:dateUtc="2025-06-30T06:55:00Z">
        <w:r w:rsidR="00083B34">
          <w:rPr>
            <w:rFonts w:hint="eastAsia"/>
          </w:rPr>
          <w:t>在机器人智能感知与交互操作方面</w:t>
        </w:r>
      </w:ins>
      <w:r w:rsidRPr="00720E1A">
        <w:t>具有广阔的应用前景。</w:t>
      </w:r>
    </w:p>
    <w:p w14:paraId="0090A66E" w14:textId="77777777" w:rsidR="00720E1A" w:rsidRPr="00720E1A" w:rsidRDefault="00720E1A" w:rsidP="004F3C81">
      <w:pPr>
        <w:ind w:firstLineChars="200" w:firstLine="480"/>
      </w:pPr>
    </w:p>
    <w:p w14:paraId="066B1250" w14:textId="3AAFA96F" w:rsidR="00F70ED1" w:rsidRDefault="004F2E11">
      <w:pPr>
        <w:jc w:val="center"/>
        <w:sectPr w:rsidR="00F70ED1">
          <w:headerReference w:type="default" r:id="rId13"/>
          <w:footerReference w:type="default" r:id="rId14"/>
          <w:pgSz w:w="11906" w:h="16838"/>
          <w:pgMar w:top="1440" w:right="1080" w:bottom="1440" w:left="1080" w:header="851" w:footer="992" w:gutter="0"/>
          <w:pgNumType w:start="1"/>
          <w:cols w:space="720"/>
          <w:docGrid w:type="lines" w:linePitch="312"/>
        </w:sectPr>
      </w:pPr>
      <w:r>
        <w:rPr>
          <w:noProof/>
        </w:rPr>
        <w:lastRenderedPageBreak/>
        <w:drawing>
          <wp:inline distT="0" distB="0" distL="0" distR="0" wp14:anchorId="7BE2374D" wp14:editId="317A53B6">
            <wp:extent cx="3612249" cy="7395667"/>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7990" r="34553"/>
                    <a:stretch/>
                  </pic:blipFill>
                  <pic:spPr bwMode="auto">
                    <a:xfrm>
                      <a:off x="0" y="0"/>
                      <a:ext cx="3630287" cy="7432597"/>
                    </a:xfrm>
                    <a:prstGeom prst="rect">
                      <a:avLst/>
                    </a:prstGeom>
                    <a:noFill/>
                    <a:ln>
                      <a:noFill/>
                    </a:ln>
                    <a:extLst>
                      <a:ext uri="{53640926-AAD7-44D8-BBD7-CCE9431645EC}">
                        <a14:shadowObscured xmlns:a14="http://schemas.microsoft.com/office/drawing/2010/main"/>
                      </a:ext>
                    </a:extLst>
                  </pic:spPr>
                </pic:pic>
              </a:graphicData>
            </a:graphic>
          </wp:inline>
        </w:drawing>
      </w:r>
      <w:r w:rsidR="007945D9">
        <w:rPr>
          <w:rFonts w:hint="eastAsia"/>
          <w:noProof/>
        </w:rPr>
        <w:t>.</w:t>
      </w:r>
    </w:p>
    <w:p w14:paraId="3CA2C9F7" w14:textId="14BA957E" w:rsidR="00E426C0" w:rsidRDefault="00720E1A" w:rsidP="00763537">
      <w:pPr>
        <w:numPr>
          <w:ilvl w:val="0"/>
          <w:numId w:val="1"/>
        </w:numPr>
        <w:ind w:firstLine="480"/>
      </w:pPr>
      <w:r>
        <w:rPr>
          <w:rFonts w:hint="eastAsia"/>
        </w:rPr>
        <w:lastRenderedPageBreak/>
        <w:t>一种舵机驱动的多自由度自感知仿生灵巧手，</w:t>
      </w:r>
      <w:r w:rsidR="009258B1">
        <w:rPr>
          <w:rFonts w:hint="eastAsia"/>
        </w:rPr>
        <w:t>其特征在于：</w:t>
      </w:r>
    </w:p>
    <w:p w14:paraId="7041CFEF" w14:textId="04E2C05E" w:rsidR="00473CCC" w:rsidRDefault="00D05B5D" w:rsidP="00D05B5D">
      <w:pPr>
        <w:ind w:firstLine="420"/>
      </w:pPr>
      <w:r>
        <w:rPr>
          <w:rFonts w:hint="eastAsia"/>
        </w:rPr>
        <w:t>四指</w:t>
      </w:r>
      <w:r w:rsidR="00061D8E">
        <w:rPr>
          <w:rFonts w:hint="eastAsia"/>
        </w:rPr>
        <w:t>（</w:t>
      </w:r>
      <w:r w:rsidR="00061D8E">
        <w:rPr>
          <w:rFonts w:hint="eastAsia"/>
        </w:rPr>
        <w:t>1</w:t>
      </w:r>
      <w:r w:rsidR="00061D8E">
        <w:rPr>
          <w:rFonts w:hint="eastAsia"/>
        </w:rPr>
        <w:t>）</w:t>
      </w:r>
      <w:r w:rsidR="00E426C0">
        <w:rPr>
          <w:rFonts w:hint="eastAsia"/>
        </w:rPr>
        <w:t>：</w:t>
      </w:r>
      <w:r>
        <w:t xml:space="preserve"> </w:t>
      </w:r>
      <w:r>
        <w:rPr>
          <w:rFonts w:hint="eastAsia"/>
        </w:rPr>
        <w:t>所述四指</w:t>
      </w:r>
      <w:r w:rsidR="001D0464">
        <w:rPr>
          <w:rFonts w:hint="eastAsia"/>
        </w:rPr>
        <w:t>（</w:t>
      </w:r>
      <w:r w:rsidR="001D0464">
        <w:rPr>
          <w:rFonts w:hint="eastAsia"/>
        </w:rPr>
        <w:t>1</w:t>
      </w:r>
      <w:r w:rsidR="001D0464">
        <w:rPr>
          <w:rFonts w:hint="eastAsia"/>
        </w:rPr>
        <w:t>）</w:t>
      </w:r>
      <w:r>
        <w:rPr>
          <w:rFonts w:hint="eastAsia"/>
        </w:rPr>
        <w:t>均</w:t>
      </w:r>
      <w:r w:rsidR="00295D01">
        <w:rPr>
          <w:rFonts w:hint="eastAsia"/>
        </w:rPr>
        <w:t>布置</w:t>
      </w:r>
      <w:r>
        <w:rPr>
          <w:rFonts w:hint="eastAsia"/>
        </w:rPr>
        <w:t>在每根手指所对应的掌骨</w:t>
      </w:r>
      <w:r w:rsidR="001D0464">
        <w:rPr>
          <w:rFonts w:hint="eastAsia"/>
        </w:rPr>
        <w:t>（</w:t>
      </w:r>
      <w:r w:rsidR="001D0464">
        <w:rPr>
          <w:rFonts w:hint="eastAsia"/>
        </w:rPr>
        <w:t>10</w:t>
      </w:r>
      <w:r w:rsidR="001D0464">
        <w:rPr>
          <w:rFonts w:hint="eastAsia"/>
        </w:rPr>
        <w:t>）</w:t>
      </w:r>
      <w:r>
        <w:rPr>
          <w:rFonts w:hint="eastAsia"/>
        </w:rPr>
        <w:t>上，每根手指的指尖</w:t>
      </w:r>
      <w:r w:rsidR="00314552">
        <w:rPr>
          <w:rFonts w:hint="eastAsia"/>
        </w:rPr>
        <w:t>（</w:t>
      </w:r>
      <w:r w:rsidR="001D0464">
        <w:rPr>
          <w:rFonts w:hint="eastAsia"/>
        </w:rPr>
        <w:t>6</w:t>
      </w:r>
      <w:r w:rsidR="00314552">
        <w:rPr>
          <w:rFonts w:hint="eastAsia"/>
        </w:rPr>
        <w:t>）</w:t>
      </w:r>
      <w:r>
        <w:rPr>
          <w:rFonts w:hint="eastAsia"/>
        </w:rPr>
        <w:t>、指腹</w:t>
      </w:r>
      <w:r w:rsidR="00B47551">
        <w:rPr>
          <w:rFonts w:hint="eastAsia"/>
        </w:rPr>
        <w:t>（</w:t>
      </w:r>
      <w:r w:rsidR="00B47551">
        <w:rPr>
          <w:rFonts w:hint="eastAsia"/>
        </w:rPr>
        <w:t>7</w:t>
      </w:r>
      <w:r w:rsidR="00B47551">
        <w:rPr>
          <w:rFonts w:hint="eastAsia"/>
        </w:rPr>
        <w:t>）</w:t>
      </w:r>
      <w:r w:rsidR="00EB28C2">
        <w:rPr>
          <w:rFonts w:hint="eastAsia"/>
        </w:rPr>
        <w:t>、指根</w:t>
      </w:r>
      <w:r w:rsidR="00B47551">
        <w:rPr>
          <w:rFonts w:hint="eastAsia"/>
        </w:rPr>
        <w:t>（</w:t>
      </w:r>
      <w:r w:rsidR="00B47551">
        <w:rPr>
          <w:rFonts w:hint="eastAsia"/>
        </w:rPr>
        <w:t>8</w:t>
      </w:r>
      <w:r w:rsidR="00B47551">
        <w:rPr>
          <w:rFonts w:hint="eastAsia"/>
        </w:rPr>
        <w:t>）</w:t>
      </w:r>
      <w:r>
        <w:rPr>
          <w:rFonts w:hint="eastAsia"/>
        </w:rPr>
        <w:t>集联在一起共享</w:t>
      </w:r>
      <w:r w:rsidR="009B5645">
        <w:rPr>
          <w:rFonts w:hint="eastAsia"/>
        </w:rPr>
        <w:t>一个</w:t>
      </w:r>
      <w:r>
        <w:rPr>
          <w:rFonts w:hint="eastAsia"/>
        </w:rPr>
        <w:t>弯曲自由度</w:t>
      </w:r>
      <w:r w:rsidR="009B5645">
        <w:rPr>
          <w:rFonts w:hint="eastAsia"/>
        </w:rPr>
        <w:t>，指根</w:t>
      </w:r>
      <w:r w:rsidR="00B47551">
        <w:rPr>
          <w:rFonts w:hint="eastAsia"/>
        </w:rPr>
        <w:t>（</w:t>
      </w:r>
      <w:r w:rsidR="00B47551">
        <w:rPr>
          <w:rFonts w:hint="eastAsia"/>
        </w:rPr>
        <w:t>8</w:t>
      </w:r>
      <w:r w:rsidR="00B47551">
        <w:rPr>
          <w:rFonts w:hint="eastAsia"/>
        </w:rPr>
        <w:t>）</w:t>
      </w:r>
      <w:r w:rsidR="009B5645">
        <w:rPr>
          <w:rFonts w:hint="eastAsia"/>
        </w:rPr>
        <w:t>底部连接四面安装轴承的</w:t>
      </w:r>
      <w:r w:rsidR="005B0B85">
        <w:rPr>
          <w:rFonts w:hint="eastAsia"/>
        </w:rPr>
        <w:t>四指</w:t>
      </w:r>
      <w:r w:rsidR="009B5645">
        <w:rPr>
          <w:rFonts w:hint="eastAsia"/>
        </w:rPr>
        <w:t>万向节</w:t>
      </w:r>
      <w:r w:rsidR="00B47551">
        <w:rPr>
          <w:rFonts w:hint="eastAsia"/>
        </w:rPr>
        <w:t>（</w:t>
      </w:r>
      <w:r w:rsidR="00B47551">
        <w:rPr>
          <w:rFonts w:hint="eastAsia"/>
        </w:rPr>
        <w:t>9</w:t>
      </w:r>
      <w:r w:rsidR="00B47551">
        <w:rPr>
          <w:rFonts w:hint="eastAsia"/>
        </w:rPr>
        <w:t>）</w:t>
      </w:r>
      <w:r w:rsidR="00A87396">
        <w:rPr>
          <w:rFonts w:hint="eastAsia"/>
        </w:rPr>
        <w:t>实现类似</w:t>
      </w:r>
      <w:r w:rsidR="00A87396" w:rsidRPr="00D85E8D">
        <w:rPr>
          <w:rFonts w:hint="eastAsia"/>
        </w:rPr>
        <w:t>球面副的二</w:t>
      </w:r>
      <w:r w:rsidR="005830E6" w:rsidRPr="00D85E8D">
        <w:rPr>
          <w:rFonts w:hint="eastAsia"/>
        </w:rPr>
        <w:t>自由度</w:t>
      </w:r>
      <w:r w:rsidR="00A87396" w:rsidRPr="00D85E8D">
        <w:rPr>
          <w:rFonts w:hint="eastAsia"/>
        </w:rPr>
        <w:t>转动副</w:t>
      </w:r>
      <w:r w:rsidR="005830E6">
        <w:rPr>
          <w:rFonts w:hint="eastAsia"/>
        </w:rPr>
        <w:t>，共计</w:t>
      </w:r>
      <w:r w:rsidR="005830E6" w:rsidRPr="00D85E8D">
        <w:rPr>
          <w:rFonts w:hint="eastAsia"/>
        </w:rPr>
        <w:t>12</w:t>
      </w:r>
      <w:r w:rsidR="005830E6" w:rsidRPr="00D85E8D">
        <w:rPr>
          <w:rFonts w:hint="eastAsia"/>
        </w:rPr>
        <w:t>自由度</w:t>
      </w:r>
      <w:r w:rsidR="005830E6">
        <w:rPr>
          <w:rFonts w:hint="eastAsia"/>
        </w:rPr>
        <w:t>。</w:t>
      </w:r>
    </w:p>
    <w:p w14:paraId="22E0227F" w14:textId="79F7D915" w:rsidR="00DF729B" w:rsidRPr="00DF729B" w:rsidRDefault="00DF729B" w:rsidP="00D05B5D">
      <w:pPr>
        <w:ind w:firstLine="420"/>
      </w:pPr>
      <w:r>
        <w:rPr>
          <w:rFonts w:hint="eastAsia"/>
        </w:rPr>
        <w:t>所述指尖</w:t>
      </w:r>
      <w:r w:rsidR="00314552">
        <w:rPr>
          <w:rFonts w:hint="eastAsia"/>
        </w:rPr>
        <w:t>（</w:t>
      </w:r>
      <w:r w:rsidR="00314552">
        <w:rPr>
          <w:rFonts w:hint="eastAsia"/>
        </w:rPr>
        <w:t>1</w:t>
      </w:r>
      <w:r w:rsidR="00314552">
        <w:rPr>
          <w:rFonts w:hint="eastAsia"/>
        </w:rPr>
        <w:t>）</w:t>
      </w:r>
      <w:r w:rsidRPr="00D85E8D">
        <w:rPr>
          <w:rFonts w:hint="eastAsia"/>
        </w:rPr>
        <w:t>开孔</w:t>
      </w:r>
      <w:r w:rsidR="002334E6">
        <w:rPr>
          <w:rFonts w:hint="eastAsia"/>
        </w:rPr>
        <w:t>（</w:t>
      </w:r>
      <w:r w:rsidR="002334E6">
        <w:rPr>
          <w:rFonts w:hint="eastAsia"/>
        </w:rPr>
        <w:t>16</w:t>
      </w:r>
      <w:r w:rsidR="002334E6">
        <w:rPr>
          <w:rFonts w:hint="eastAsia"/>
        </w:rPr>
        <w:t>）</w:t>
      </w:r>
      <w:r w:rsidRPr="00D85E8D">
        <w:rPr>
          <w:rFonts w:hint="eastAsia"/>
        </w:rPr>
        <w:t>供热熔螺母</w:t>
      </w:r>
      <w:r>
        <w:rPr>
          <w:rFonts w:hint="eastAsia"/>
        </w:rPr>
        <w:t>进行安装，所述指腹</w:t>
      </w:r>
      <w:r w:rsidR="00B47551">
        <w:rPr>
          <w:rFonts w:hint="eastAsia"/>
        </w:rPr>
        <w:t>（</w:t>
      </w:r>
      <w:r w:rsidR="002334E6">
        <w:rPr>
          <w:rFonts w:hint="eastAsia"/>
        </w:rPr>
        <w:t>7</w:t>
      </w:r>
      <w:r w:rsidR="00B47551">
        <w:rPr>
          <w:rFonts w:hint="eastAsia"/>
        </w:rPr>
        <w:t>）</w:t>
      </w:r>
      <w:r>
        <w:rPr>
          <w:rFonts w:hint="eastAsia"/>
        </w:rPr>
        <w:t>内部设计</w:t>
      </w:r>
      <w:r w:rsidR="00C81324" w:rsidRPr="00D85E8D">
        <w:rPr>
          <w:rFonts w:hint="eastAsia"/>
        </w:rPr>
        <w:t>X</w:t>
      </w:r>
      <w:r w:rsidRPr="00D85E8D">
        <w:rPr>
          <w:rFonts w:hint="eastAsia"/>
        </w:rPr>
        <w:t>交叉通道结构</w:t>
      </w:r>
      <w:r w:rsidR="002334E6">
        <w:rPr>
          <w:rFonts w:hint="eastAsia"/>
        </w:rPr>
        <w:t>（</w:t>
      </w:r>
      <w:r w:rsidR="002334E6">
        <w:rPr>
          <w:rFonts w:hint="eastAsia"/>
        </w:rPr>
        <w:t>17</w:t>
      </w:r>
      <w:r w:rsidR="002334E6">
        <w:rPr>
          <w:rFonts w:hint="eastAsia"/>
        </w:rPr>
        <w:t>）</w:t>
      </w:r>
      <w:r w:rsidR="00A52D63">
        <w:rPr>
          <w:rFonts w:hint="eastAsia"/>
        </w:rPr>
        <w:t>供</w:t>
      </w:r>
      <w:r w:rsidR="00275F0D">
        <w:rPr>
          <w:rFonts w:hint="eastAsia"/>
        </w:rPr>
        <w:t>走线</w:t>
      </w:r>
      <w:r w:rsidR="00C81324">
        <w:rPr>
          <w:rFonts w:hint="eastAsia"/>
        </w:rPr>
        <w:t>，所述指根</w:t>
      </w:r>
      <w:r w:rsidR="002334E6">
        <w:rPr>
          <w:rFonts w:hint="eastAsia"/>
        </w:rPr>
        <w:t>（</w:t>
      </w:r>
      <w:r w:rsidR="002334E6">
        <w:rPr>
          <w:rFonts w:hint="eastAsia"/>
        </w:rPr>
        <w:t>8</w:t>
      </w:r>
      <w:r w:rsidR="002334E6">
        <w:rPr>
          <w:rFonts w:hint="eastAsia"/>
        </w:rPr>
        <w:t>）</w:t>
      </w:r>
      <w:r w:rsidR="00C81324">
        <w:rPr>
          <w:rFonts w:hint="eastAsia"/>
        </w:rPr>
        <w:t>内部设计</w:t>
      </w:r>
      <w:r w:rsidR="00C81324" w:rsidRPr="00D85E8D">
        <w:rPr>
          <w:rFonts w:hint="eastAsia"/>
        </w:rPr>
        <w:t>Y</w:t>
      </w:r>
      <w:r w:rsidR="00C81324" w:rsidRPr="00D85E8D">
        <w:rPr>
          <w:rFonts w:hint="eastAsia"/>
        </w:rPr>
        <w:t>交叉通道结构</w:t>
      </w:r>
      <w:r w:rsidR="002334E6">
        <w:rPr>
          <w:rFonts w:hint="eastAsia"/>
        </w:rPr>
        <w:t>（</w:t>
      </w:r>
      <w:r w:rsidR="002334E6">
        <w:rPr>
          <w:rFonts w:hint="eastAsia"/>
        </w:rPr>
        <w:t>18</w:t>
      </w:r>
      <w:r w:rsidR="002334E6">
        <w:rPr>
          <w:rFonts w:hint="eastAsia"/>
        </w:rPr>
        <w:t>）</w:t>
      </w:r>
      <w:r w:rsidR="00C81324">
        <w:rPr>
          <w:rFonts w:hint="eastAsia"/>
        </w:rPr>
        <w:t>供走线</w:t>
      </w:r>
      <w:r w:rsidR="006A6F53">
        <w:rPr>
          <w:rFonts w:hint="eastAsia"/>
        </w:rPr>
        <w:t>，底部万向节</w:t>
      </w:r>
      <w:r w:rsidR="002334E6">
        <w:rPr>
          <w:rFonts w:hint="eastAsia"/>
        </w:rPr>
        <w:t>（</w:t>
      </w:r>
      <w:r w:rsidR="002334E6">
        <w:rPr>
          <w:rFonts w:hint="eastAsia"/>
        </w:rPr>
        <w:t>9</w:t>
      </w:r>
      <w:r w:rsidR="002334E6">
        <w:rPr>
          <w:rFonts w:hint="eastAsia"/>
        </w:rPr>
        <w:t>）</w:t>
      </w:r>
      <w:r w:rsidR="006A6F53">
        <w:rPr>
          <w:rFonts w:hint="eastAsia"/>
        </w:rPr>
        <w:t>中间也开设通孔</w:t>
      </w:r>
      <w:r w:rsidR="001D0BB7">
        <w:rPr>
          <w:rFonts w:hint="eastAsia"/>
        </w:rPr>
        <w:t>供走线</w:t>
      </w:r>
      <w:r w:rsidR="00C81324">
        <w:rPr>
          <w:rFonts w:hint="eastAsia"/>
        </w:rPr>
        <w:t>。</w:t>
      </w:r>
    </w:p>
    <w:p w14:paraId="4F3AD246" w14:textId="0D9F0A79" w:rsidR="001D0BB7" w:rsidRDefault="00D05B5D" w:rsidP="001D0BB7">
      <w:pPr>
        <w:ind w:firstLine="420"/>
      </w:pPr>
      <w:r>
        <w:rPr>
          <w:rFonts w:hint="eastAsia"/>
        </w:rPr>
        <w:t>手掌</w:t>
      </w:r>
      <w:r w:rsidR="006A6F53">
        <w:rPr>
          <w:rFonts w:hint="eastAsia"/>
        </w:rPr>
        <w:t>（</w:t>
      </w:r>
      <w:r w:rsidR="006A6F53">
        <w:rPr>
          <w:rFonts w:hint="eastAsia"/>
        </w:rPr>
        <w:t>2</w:t>
      </w:r>
      <w:r w:rsidR="006A6F53">
        <w:rPr>
          <w:rFonts w:hint="eastAsia"/>
        </w:rPr>
        <w:t>）</w:t>
      </w:r>
      <w:r>
        <w:rPr>
          <w:rFonts w:hint="eastAsia"/>
        </w:rPr>
        <w:t>：所述手掌模块由</w:t>
      </w:r>
      <w:r>
        <w:rPr>
          <w:rFonts w:hint="eastAsia"/>
        </w:rPr>
        <w:t>4</w:t>
      </w:r>
      <w:r>
        <w:rPr>
          <w:rFonts w:hint="eastAsia"/>
        </w:rPr>
        <w:t>根掌骨</w:t>
      </w:r>
      <w:r w:rsidR="002334E6">
        <w:rPr>
          <w:rFonts w:hint="eastAsia"/>
        </w:rPr>
        <w:t>（</w:t>
      </w:r>
      <w:r w:rsidR="002334E6">
        <w:rPr>
          <w:rFonts w:hint="eastAsia"/>
        </w:rPr>
        <w:t>10</w:t>
      </w:r>
      <w:r w:rsidR="002334E6">
        <w:rPr>
          <w:rFonts w:hint="eastAsia"/>
        </w:rPr>
        <w:t>）</w:t>
      </w:r>
      <w:r>
        <w:rPr>
          <w:rFonts w:hint="eastAsia"/>
        </w:rPr>
        <w:t>组成，集成了</w:t>
      </w:r>
      <w:r>
        <w:rPr>
          <w:rFonts w:hint="eastAsia"/>
        </w:rPr>
        <w:t>8</w:t>
      </w:r>
      <w:r>
        <w:rPr>
          <w:rFonts w:hint="eastAsia"/>
        </w:rPr>
        <w:t>个舵机</w:t>
      </w:r>
      <w:r w:rsidR="00CF5970">
        <w:rPr>
          <w:rFonts w:hint="eastAsia"/>
        </w:rPr>
        <w:t>，负责控制</w:t>
      </w:r>
      <w:r w:rsidR="00CF5970" w:rsidRPr="00D85E8D">
        <w:rPr>
          <w:rFonts w:hint="eastAsia"/>
        </w:rPr>
        <w:t>四指指根</w:t>
      </w:r>
      <w:r w:rsidR="002334E6">
        <w:rPr>
          <w:rFonts w:hint="eastAsia"/>
        </w:rPr>
        <w:t>（</w:t>
      </w:r>
      <w:r w:rsidR="002334E6">
        <w:rPr>
          <w:rFonts w:hint="eastAsia"/>
        </w:rPr>
        <w:t>8</w:t>
      </w:r>
      <w:r w:rsidR="002334E6">
        <w:rPr>
          <w:rFonts w:hint="eastAsia"/>
        </w:rPr>
        <w:t>）</w:t>
      </w:r>
      <w:r w:rsidR="00CF5970" w:rsidRPr="00D85E8D">
        <w:rPr>
          <w:rFonts w:hint="eastAsia"/>
        </w:rPr>
        <w:t>的</w:t>
      </w:r>
      <w:r w:rsidR="00C20F68" w:rsidRPr="00D85E8D">
        <w:rPr>
          <w:rFonts w:hint="eastAsia"/>
        </w:rPr>
        <w:t>摇摆</w:t>
      </w:r>
      <w:r w:rsidR="00CF5970" w:rsidRPr="00D85E8D">
        <w:rPr>
          <w:rFonts w:hint="eastAsia"/>
        </w:rPr>
        <w:t>自由度</w:t>
      </w:r>
      <w:r>
        <w:rPr>
          <w:rFonts w:hint="eastAsia"/>
        </w:rPr>
        <w:t>。</w:t>
      </w:r>
    </w:p>
    <w:p w14:paraId="3C1A465D" w14:textId="66F4C1EA" w:rsidR="00EB0165" w:rsidRDefault="00EB0165" w:rsidP="00D05B5D">
      <w:pPr>
        <w:ind w:firstLine="420"/>
      </w:pPr>
      <w:r>
        <w:rPr>
          <w:rFonts w:hint="eastAsia"/>
        </w:rPr>
        <w:t>所述手掌的四根掌骨</w:t>
      </w:r>
      <w:r w:rsidR="002334E6">
        <w:rPr>
          <w:rFonts w:hint="eastAsia"/>
        </w:rPr>
        <w:t>（</w:t>
      </w:r>
      <w:r w:rsidR="002334E6">
        <w:rPr>
          <w:rFonts w:hint="eastAsia"/>
        </w:rPr>
        <w:t>10</w:t>
      </w:r>
      <w:r w:rsidR="002334E6">
        <w:rPr>
          <w:rFonts w:hint="eastAsia"/>
        </w:rPr>
        <w:t>）</w:t>
      </w:r>
      <w:r>
        <w:rPr>
          <w:rFonts w:hint="eastAsia"/>
        </w:rPr>
        <w:t>头分别包含食指掌骨</w:t>
      </w:r>
      <w:r w:rsidR="00AA2337">
        <w:rPr>
          <w:rFonts w:hint="eastAsia"/>
        </w:rPr>
        <w:t>（</w:t>
      </w:r>
      <w:r w:rsidR="00AA2337">
        <w:rPr>
          <w:rFonts w:hint="eastAsia"/>
        </w:rPr>
        <w:t>31</w:t>
      </w:r>
      <w:r w:rsidR="00AA2337">
        <w:rPr>
          <w:rFonts w:hint="eastAsia"/>
        </w:rPr>
        <w:t>）</w:t>
      </w:r>
      <w:r>
        <w:rPr>
          <w:rFonts w:hint="eastAsia"/>
        </w:rPr>
        <w:t>、中指掌骨</w:t>
      </w:r>
      <w:r w:rsidR="00AA2337">
        <w:rPr>
          <w:rFonts w:hint="eastAsia"/>
        </w:rPr>
        <w:t>（</w:t>
      </w:r>
      <w:r w:rsidR="00AA2337">
        <w:rPr>
          <w:rFonts w:hint="eastAsia"/>
        </w:rPr>
        <w:t>30</w:t>
      </w:r>
      <w:r w:rsidR="00AA2337">
        <w:rPr>
          <w:rFonts w:hint="eastAsia"/>
        </w:rPr>
        <w:t>）</w:t>
      </w:r>
      <w:r>
        <w:rPr>
          <w:rFonts w:hint="eastAsia"/>
        </w:rPr>
        <w:t>、无名指掌骨</w:t>
      </w:r>
      <w:r w:rsidR="00AA2337">
        <w:rPr>
          <w:rFonts w:hint="eastAsia"/>
        </w:rPr>
        <w:t>（</w:t>
      </w:r>
      <w:r w:rsidR="00AA2337">
        <w:rPr>
          <w:rFonts w:hint="eastAsia"/>
        </w:rPr>
        <w:t>29</w:t>
      </w:r>
      <w:r w:rsidR="00AA2337">
        <w:rPr>
          <w:rFonts w:hint="eastAsia"/>
        </w:rPr>
        <w:t>）</w:t>
      </w:r>
      <w:r>
        <w:rPr>
          <w:rFonts w:hint="eastAsia"/>
        </w:rPr>
        <w:t>和小指掌骨</w:t>
      </w:r>
      <w:r w:rsidR="00AA2337">
        <w:rPr>
          <w:rFonts w:hint="eastAsia"/>
        </w:rPr>
        <w:t>（</w:t>
      </w:r>
      <w:r w:rsidR="00AA2337">
        <w:rPr>
          <w:rFonts w:hint="eastAsia"/>
        </w:rPr>
        <w:t>28</w:t>
      </w:r>
      <w:r w:rsidR="00AA2337">
        <w:rPr>
          <w:rFonts w:hint="eastAsia"/>
        </w:rPr>
        <w:t>）</w:t>
      </w:r>
      <w:r w:rsidR="001D0BB7">
        <w:rPr>
          <w:rFonts w:hint="eastAsia"/>
        </w:rPr>
        <w:t>，每根掌骨</w:t>
      </w:r>
      <w:r w:rsidR="002334E6">
        <w:rPr>
          <w:rFonts w:hint="eastAsia"/>
        </w:rPr>
        <w:t>（</w:t>
      </w:r>
      <w:r w:rsidR="002334E6">
        <w:rPr>
          <w:rFonts w:hint="eastAsia"/>
        </w:rPr>
        <w:t>10</w:t>
      </w:r>
      <w:r w:rsidR="002334E6">
        <w:rPr>
          <w:rFonts w:hint="eastAsia"/>
        </w:rPr>
        <w:t>）</w:t>
      </w:r>
      <w:r w:rsidR="001D0BB7">
        <w:rPr>
          <w:rFonts w:hint="eastAsia"/>
        </w:rPr>
        <w:t>上设计两个基台用于驱动舵机的布置</w:t>
      </w:r>
      <w:r w:rsidR="009F0094">
        <w:rPr>
          <w:rFonts w:hint="eastAsia"/>
        </w:rPr>
        <w:t>，底部设置通孔供销轴进行固定</w:t>
      </w:r>
      <w:r w:rsidR="00C123C8">
        <w:rPr>
          <w:rFonts w:hint="eastAsia"/>
        </w:rPr>
        <w:t>，上端利用交叉绕线的掌骨固定绳（</w:t>
      </w:r>
      <w:r w:rsidR="00C123C8">
        <w:rPr>
          <w:rFonts w:hint="eastAsia"/>
        </w:rPr>
        <w:t>33</w:t>
      </w:r>
      <w:r w:rsidR="00C123C8">
        <w:rPr>
          <w:rFonts w:hint="eastAsia"/>
        </w:rPr>
        <w:t>）进行固定</w:t>
      </w:r>
      <w:r w:rsidR="001D0BB7">
        <w:rPr>
          <w:rFonts w:hint="eastAsia"/>
        </w:rPr>
        <w:t>。</w:t>
      </w:r>
    </w:p>
    <w:p w14:paraId="68D93EE4" w14:textId="7E907070" w:rsidR="00D67263" w:rsidRPr="00EB0165" w:rsidRDefault="001D0BB7" w:rsidP="002334E6">
      <w:pPr>
        <w:ind w:firstLine="420"/>
      </w:pPr>
      <w:r>
        <w:rPr>
          <w:rFonts w:hint="eastAsia"/>
        </w:rPr>
        <w:t>所述食指掌骨</w:t>
      </w:r>
      <w:r w:rsidR="00AA2337">
        <w:rPr>
          <w:rFonts w:hint="eastAsia"/>
        </w:rPr>
        <w:t>（</w:t>
      </w:r>
      <w:r w:rsidR="00AA2337">
        <w:rPr>
          <w:rFonts w:hint="eastAsia"/>
        </w:rPr>
        <w:t>31</w:t>
      </w:r>
      <w:r w:rsidR="00AA2337">
        <w:rPr>
          <w:rFonts w:hint="eastAsia"/>
        </w:rPr>
        <w:t>）</w:t>
      </w:r>
      <w:r>
        <w:rPr>
          <w:rFonts w:hint="eastAsia"/>
        </w:rPr>
        <w:t>和中指掌骨</w:t>
      </w:r>
      <w:r w:rsidR="00AA2337">
        <w:rPr>
          <w:rFonts w:hint="eastAsia"/>
        </w:rPr>
        <w:t>（</w:t>
      </w:r>
      <w:r w:rsidR="00AA2337">
        <w:rPr>
          <w:rFonts w:hint="eastAsia"/>
        </w:rPr>
        <w:t>30</w:t>
      </w:r>
      <w:r w:rsidR="00AA2337">
        <w:rPr>
          <w:rFonts w:hint="eastAsia"/>
        </w:rPr>
        <w:t>）</w:t>
      </w:r>
      <w:r>
        <w:rPr>
          <w:rFonts w:hint="eastAsia"/>
        </w:rPr>
        <w:t>开口向右，其中</w:t>
      </w:r>
      <w:r w:rsidR="00D67263">
        <w:rPr>
          <w:rFonts w:hint="eastAsia"/>
        </w:rPr>
        <w:t>食指掌骨</w:t>
      </w:r>
      <w:r w:rsidR="00AA2337">
        <w:rPr>
          <w:rFonts w:hint="eastAsia"/>
        </w:rPr>
        <w:t>（</w:t>
      </w:r>
      <w:r w:rsidR="00AA2337">
        <w:rPr>
          <w:rFonts w:hint="eastAsia"/>
        </w:rPr>
        <w:t>31</w:t>
      </w:r>
      <w:r w:rsidR="00AA2337">
        <w:rPr>
          <w:rFonts w:hint="eastAsia"/>
        </w:rPr>
        <w:t>）</w:t>
      </w:r>
      <w:r w:rsidR="00D67263">
        <w:rPr>
          <w:rFonts w:hint="eastAsia"/>
        </w:rPr>
        <w:t>中间开设线槽以供手腕</w:t>
      </w:r>
      <w:r w:rsidR="009F0094">
        <w:rPr>
          <w:rFonts w:hint="eastAsia"/>
        </w:rPr>
        <w:t>右</w:t>
      </w:r>
      <w:r w:rsidR="00D67263">
        <w:rPr>
          <w:rFonts w:hint="eastAsia"/>
        </w:rPr>
        <w:t>驱动绳布置，</w:t>
      </w:r>
      <w:r>
        <w:rPr>
          <w:rFonts w:hint="eastAsia"/>
        </w:rPr>
        <w:t>中指掌骨</w:t>
      </w:r>
      <w:r w:rsidR="00AA2337">
        <w:rPr>
          <w:rFonts w:hint="eastAsia"/>
        </w:rPr>
        <w:t>（</w:t>
      </w:r>
      <w:r w:rsidR="00AA2337">
        <w:rPr>
          <w:rFonts w:hint="eastAsia"/>
        </w:rPr>
        <w:t>30</w:t>
      </w:r>
      <w:r w:rsidR="00AA2337">
        <w:rPr>
          <w:rFonts w:hint="eastAsia"/>
        </w:rPr>
        <w:t>）</w:t>
      </w:r>
      <w:r>
        <w:rPr>
          <w:rFonts w:hint="eastAsia"/>
        </w:rPr>
        <w:t>还额外延伸出基台供</w:t>
      </w:r>
      <w:r w:rsidR="00D67263">
        <w:rPr>
          <w:rFonts w:hint="eastAsia"/>
        </w:rPr>
        <w:t>大拇指进行布置。所述无名指掌骨</w:t>
      </w:r>
      <w:r w:rsidR="00AA2337">
        <w:rPr>
          <w:rFonts w:hint="eastAsia"/>
        </w:rPr>
        <w:t>（</w:t>
      </w:r>
      <w:r w:rsidR="00AA2337">
        <w:rPr>
          <w:rFonts w:hint="eastAsia"/>
        </w:rPr>
        <w:t>29</w:t>
      </w:r>
      <w:r w:rsidR="00AA2337">
        <w:rPr>
          <w:rFonts w:hint="eastAsia"/>
        </w:rPr>
        <w:t>）</w:t>
      </w:r>
      <w:r w:rsidR="00D67263">
        <w:rPr>
          <w:rFonts w:hint="eastAsia"/>
        </w:rPr>
        <w:t>和小指掌骨</w:t>
      </w:r>
      <w:r w:rsidR="00AA2337">
        <w:rPr>
          <w:rFonts w:hint="eastAsia"/>
        </w:rPr>
        <w:t>（</w:t>
      </w:r>
      <w:r w:rsidR="00AA2337">
        <w:rPr>
          <w:rFonts w:hint="eastAsia"/>
        </w:rPr>
        <w:t>28</w:t>
      </w:r>
      <w:r w:rsidR="00AA2337">
        <w:rPr>
          <w:rFonts w:hint="eastAsia"/>
        </w:rPr>
        <w:t>）</w:t>
      </w:r>
      <w:r w:rsidR="00D67263">
        <w:rPr>
          <w:rFonts w:hint="eastAsia"/>
        </w:rPr>
        <w:t>开口向左，</w:t>
      </w:r>
      <w:r w:rsidR="009F0094">
        <w:rPr>
          <w:rFonts w:hint="eastAsia"/>
        </w:rPr>
        <w:t>其中小指掌骨中间开设线槽以供手腕左驱动绳布置。</w:t>
      </w:r>
    </w:p>
    <w:p w14:paraId="4E5887BC" w14:textId="17384EA6" w:rsidR="00A87396" w:rsidRDefault="00A87396" w:rsidP="00D05B5D">
      <w:pPr>
        <w:ind w:firstLine="420"/>
      </w:pPr>
      <w:r>
        <w:rPr>
          <w:rFonts w:hint="eastAsia"/>
        </w:rPr>
        <w:t>拇指</w:t>
      </w:r>
      <w:r w:rsidR="006A6F53">
        <w:rPr>
          <w:rFonts w:hint="eastAsia"/>
        </w:rPr>
        <w:t>（</w:t>
      </w:r>
      <w:r w:rsidR="006A6F53">
        <w:rPr>
          <w:rFonts w:hint="eastAsia"/>
        </w:rPr>
        <w:t>3</w:t>
      </w:r>
      <w:r w:rsidR="006A6F53">
        <w:rPr>
          <w:rFonts w:hint="eastAsia"/>
        </w:rPr>
        <w:t>）</w:t>
      </w:r>
      <w:r w:rsidR="005B0B85">
        <w:rPr>
          <w:rFonts w:hint="eastAsia"/>
        </w:rPr>
        <w:t>：所述拇指在指腹底部的拇指万向节</w:t>
      </w:r>
      <w:r w:rsidR="002334E6">
        <w:rPr>
          <w:rFonts w:hint="eastAsia"/>
        </w:rPr>
        <w:t>（</w:t>
      </w:r>
      <w:r w:rsidR="002334E6">
        <w:rPr>
          <w:rFonts w:hint="eastAsia"/>
        </w:rPr>
        <w:t>19</w:t>
      </w:r>
      <w:r w:rsidR="002334E6">
        <w:rPr>
          <w:rFonts w:hint="eastAsia"/>
        </w:rPr>
        <w:t>）</w:t>
      </w:r>
      <w:r w:rsidR="005B0B85">
        <w:rPr>
          <w:rFonts w:hint="eastAsia"/>
        </w:rPr>
        <w:t>除了具有与四指万向节</w:t>
      </w:r>
      <w:r w:rsidR="00C123C8">
        <w:rPr>
          <w:rFonts w:hint="eastAsia"/>
        </w:rPr>
        <w:t>（</w:t>
      </w:r>
      <w:r w:rsidR="00C123C8">
        <w:rPr>
          <w:rFonts w:hint="eastAsia"/>
        </w:rPr>
        <w:t>9</w:t>
      </w:r>
      <w:r w:rsidR="00C123C8">
        <w:rPr>
          <w:rFonts w:hint="eastAsia"/>
        </w:rPr>
        <w:t>）</w:t>
      </w:r>
      <w:r w:rsidR="005B0B85">
        <w:rPr>
          <w:rFonts w:hint="eastAsia"/>
        </w:rPr>
        <w:t>相同的</w:t>
      </w:r>
      <w:r w:rsidR="005B0B85" w:rsidRPr="00D85E8D">
        <w:rPr>
          <w:rFonts w:hint="eastAsia"/>
        </w:rPr>
        <w:t>类球面副相同的二自由度</w:t>
      </w:r>
      <w:r w:rsidR="005B0B85">
        <w:rPr>
          <w:rFonts w:hint="eastAsia"/>
        </w:rPr>
        <w:t>外，还具有绕</w:t>
      </w:r>
      <w:r w:rsidR="005B0B85" w:rsidRPr="00D85E8D">
        <w:rPr>
          <w:rFonts w:hint="eastAsia"/>
        </w:rPr>
        <w:t>自身旋转的自由度</w:t>
      </w:r>
      <w:r w:rsidR="005830E6">
        <w:rPr>
          <w:rFonts w:hint="eastAsia"/>
        </w:rPr>
        <w:t>，共计</w:t>
      </w:r>
      <w:r w:rsidR="005830E6" w:rsidRPr="00D85E8D">
        <w:rPr>
          <w:rFonts w:hint="eastAsia"/>
        </w:rPr>
        <w:t>4</w:t>
      </w:r>
      <w:r w:rsidR="005830E6" w:rsidRPr="00D85E8D">
        <w:rPr>
          <w:rFonts w:hint="eastAsia"/>
        </w:rPr>
        <w:t>自由度</w:t>
      </w:r>
      <w:r w:rsidR="005B0B85">
        <w:rPr>
          <w:rFonts w:hint="eastAsia"/>
        </w:rPr>
        <w:t>。</w:t>
      </w:r>
    </w:p>
    <w:p w14:paraId="08606168" w14:textId="1D64FD53" w:rsidR="009F0094" w:rsidRDefault="009F0094" w:rsidP="00D05B5D">
      <w:pPr>
        <w:ind w:firstLine="420"/>
      </w:pPr>
      <w:r>
        <w:rPr>
          <w:rFonts w:hint="eastAsia"/>
        </w:rPr>
        <w:t>所述拇指</w:t>
      </w:r>
      <w:r w:rsidR="00BB55CF">
        <w:rPr>
          <w:rFonts w:hint="eastAsia"/>
        </w:rPr>
        <w:t>根部万向节</w:t>
      </w:r>
      <w:r w:rsidR="005B30DD">
        <w:rPr>
          <w:rFonts w:hint="eastAsia"/>
        </w:rPr>
        <w:t>分为万向节上部</w:t>
      </w:r>
      <w:r w:rsidR="002334E6">
        <w:rPr>
          <w:rFonts w:hint="eastAsia"/>
        </w:rPr>
        <w:t>（</w:t>
      </w:r>
      <w:r w:rsidR="002334E6">
        <w:rPr>
          <w:rFonts w:hint="eastAsia"/>
        </w:rPr>
        <w:t>21</w:t>
      </w:r>
      <w:r w:rsidR="002334E6">
        <w:rPr>
          <w:rFonts w:hint="eastAsia"/>
        </w:rPr>
        <w:t>）</w:t>
      </w:r>
      <w:r w:rsidR="005B30DD">
        <w:rPr>
          <w:rFonts w:hint="eastAsia"/>
        </w:rPr>
        <w:t>和万向节下部</w:t>
      </w:r>
      <w:r w:rsidR="002334E6">
        <w:rPr>
          <w:rFonts w:hint="eastAsia"/>
        </w:rPr>
        <w:t>（</w:t>
      </w:r>
      <w:r w:rsidR="002334E6">
        <w:rPr>
          <w:rFonts w:hint="eastAsia"/>
        </w:rPr>
        <w:t>22</w:t>
      </w:r>
      <w:r w:rsidR="002334E6">
        <w:rPr>
          <w:rFonts w:hint="eastAsia"/>
        </w:rPr>
        <w:t>）</w:t>
      </w:r>
      <w:r w:rsidR="005B30DD">
        <w:rPr>
          <w:rFonts w:hint="eastAsia"/>
        </w:rPr>
        <w:t>，两部分之间开孔利用轴承</w:t>
      </w:r>
      <w:r w:rsidR="008026E5">
        <w:rPr>
          <w:rFonts w:hint="eastAsia"/>
        </w:rPr>
        <w:t>进行连接，使其拥有自转自由度。</w:t>
      </w:r>
    </w:p>
    <w:p w14:paraId="7D349381" w14:textId="2D9DF438" w:rsidR="00E43257" w:rsidRDefault="00403BB9" w:rsidP="00D05B5D">
      <w:pPr>
        <w:ind w:firstLine="420"/>
      </w:pPr>
      <w:r>
        <w:rPr>
          <w:rFonts w:hint="eastAsia"/>
        </w:rPr>
        <w:t>手腕</w:t>
      </w:r>
      <w:r w:rsidR="006A6F53">
        <w:rPr>
          <w:rFonts w:hint="eastAsia"/>
        </w:rPr>
        <w:t>（</w:t>
      </w:r>
      <w:r w:rsidR="006A6F53">
        <w:rPr>
          <w:rFonts w:hint="eastAsia"/>
        </w:rPr>
        <w:t>4</w:t>
      </w:r>
      <w:r w:rsidR="006A6F53">
        <w:rPr>
          <w:rFonts w:hint="eastAsia"/>
        </w:rPr>
        <w:t>）</w:t>
      </w:r>
      <w:r>
        <w:rPr>
          <w:rFonts w:hint="eastAsia"/>
        </w:rPr>
        <w:t>：所述手腕连接手掌</w:t>
      </w:r>
      <w:r w:rsidR="002334E6">
        <w:rPr>
          <w:rFonts w:hint="eastAsia"/>
        </w:rPr>
        <w:t>（</w:t>
      </w:r>
      <w:r w:rsidR="002334E6">
        <w:rPr>
          <w:rFonts w:hint="eastAsia"/>
        </w:rPr>
        <w:t>2</w:t>
      </w:r>
      <w:r w:rsidR="002334E6">
        <w:rPr>
          <w:rFonts w:hint="eastAsia"/>
        </w:rPr>
        <w:t>）</w:t>
      </w:r>
      <w:r>
        <w:rPr>
          <w:rFonts w:hint="eastAsia"/>
        </w:rPr>
        <w:t>和小臂</w:t>
      </w:r>
      <w:r w:rsidR="002334E6">
        <w:rPr>
          <w:rFonts w:hint="eastAsia"/>
        </w:rPr>
        <w:t>（</w:t>
      </w:r>
      <w:r w:rsidR="002334E6">
        <w:rPr>
          <w:rFonts w:hint="eastAsia"/>
        </w:rPr>
        <w:t>5</w:t>
      </w:r>
      <w:r w:rsidR="002334E6">
        <w:rPr>
          <w:rFonts w:hint="eastAsia"/>
        </w:rPr>
        <w:t>）</w:t>
      </w:r>
      <w:r w:rsidR="00EB28C2">
        <w:rPr>
          <w:rFonts w:hint="eastAsia"/>
        </w:rPr>
        <w:t>。手掌</w:t>
      </w:r>
      <w:r w:rsidR="002334E6">
        <w:rPr>
          <w:rFonts w:hint="eastAsia"/>
        </w:rPr>
        <w:t>（</w:t>
      </w:r>
      <w:r w:rsidR="002334E6">
        <w:rPr>
          <w:rFonts w:hint="eastAsia"/>
        </w:rPr>
        <w:t>2</w:t>
      </w:r>
      <w:r w:rsidR="002334E6">
        <w:rPr>
          <w:rFonts w:hint="eastAsia"/>
        </w:rPr>
        <w:t>）</w:t>
      </w:r>
      <w:r w:rsidR="00EB28C2">
        <w:rPr>
          <w:rFonts w:hint="eastAsia"/>
        </w:rPr>
        <w:t>、手腕</w:t>
      </w:r>
      <w:r w:rsidR="002334E6">
        <w:rPr>
          <w:rFonts w:hint="eastAsia"/>
        </w:rPr>
        <w:t>（</w:t>
      </w:r>
      <w:r w:rsidR="002334E6">
        <w:rPr>
          <w:rFonts w:hint="eastAsia"/>
        </w:rPr>
        <w:t>4</w:t>
      </w:r>
      <w:r w:rsidR="002334E6">
        <w:rPr>
          <w:rFonts w:hint="eastAsia"/>
        </w:rPr>
        <w:t>）</w:t>
      </w:r>
      <w:r w:rsidR="00EB28C2">
        <w:rPr>
          <w:rFonts w:hint="eastAsia"/>
        </w:rPr>
        <w:t>、小臂</w:t>
      </w:r>
      <w:r w:rsidR="002334E6">
        <w:rPr>
          <w:rFonts w:hint="eastAsia"/>
        </w:rPr>
        <w:t>（</w:t>
      </w:r>
      <w:r w:rsidR="002334E6">
        <w:rPr>
          <w:rFonts w:hint="eastAsia"/>
        </w:rPr>
        <w:t>5</w:t>
      </w:r>
      <w:r w:rsidR="002334E6">
        <w:rPr>
          <w:rFonts w:hint="eastAsia"/>
        </w:rPr>
        <w:t>）</w:t>
      </w:r>
      <w:r w:rsidR="00EB28C2">
        <w:rPr>
          <w:rFonts w:hint="eastAsia"/>
        </w:rPr>
        <w:t>集连在一起共享一个弯曲自由度，同时手腕关节</w:t>
      </w:r>
      <w:r w:rsidR="00C123C8">
        <w:rPr>
          <w:rFonts w:hint="eastAsia"/>
        </w:rPr>
        <w:t>（</w:t>
      </w:r>
      <w:r w:rsidR="00C123C8">
        <w:rPr>
          <w:rFonts w:hint="eastAsia"/>
        </w:rPr>
        <w:t>4</w:t>
      </w:r>
      <w:r w:rsidR="00C123C8">
        <w:rPr>
          <w:rFonts w:hint="eastAsia"/>
        </w:rPr>
        <w:t>）</w:t>
      </w:r>
      <w:r w:rsidR="00EB28C2">
        <w:rPr>
          <w:rFonts w:hint="eastAsia"/>
        </w:rPr>
        <w:t>自身还具有摆动自由度</w:t>
      </w:r>
      <w:r w:rsidR="005830E6">
        <w:rPr>
          <w:rFonts w:hint="eastAsia"/>
        </w:rPr>
        <w:t>，使得</w:t>
      </w:r>
      <w:r w:rsidR="005830E6" w:rsidRPr="00D85E8D">
        <w:rPr>
          <w:rFonts w:hint="eastAsia"/>
        </w:rPr>
        <w:t>手腕关节具有类似球面副的功能</w:t>
      </w:r>
      <w:r w:rsidR="00A03AA4">
        <w:rPr>
          <w:rFonts w:hint="eastAsia"/>
        </w:rPr>
        <w:t>，共计</w:t>
      </w:r>
      <w:r w:rsidR="00A03AA4" w:rsidRPr="00D85E8D">
        <w:rPr>
          <w:rFonts w:hint="eastAsia"/>
        </w:rPr>
        <w:t>2</w:t>
      </w:r>
      <w:r w:rsidR="00A03AA4" w:rsidRPr="00D85E8D">
        <w:rPr>
          <w:rFonts w:hint="eastAsia"/>
        </w:rPr>
        <w:t>自由度</w:t>
      </w:r>
      <w:r w:rsidR="005830E6">
        <w:rPr>
          <w:rFonts w:hint="eastAsia"/>
        </w:rPr>
        <w:t>。</w:t>
      </w:r>
    </w:p>
    <w:p w14:paraId="33A9FBD2" w14:textId="71139A8F" w:rsidR="008026E5" w:rsidRDefault="008026E5" w:rsidP="00D05B5D">
      <w:pPr>
        <w:ind w:firstLine="420"/>
      </w:pPr>
      <w:r>
        <w:rPr>
          <w:rFonts w:hint="eastAsia"/>
        </w:rPr>
        <w:t>所述手腕</w:t>
      </w:r>
      <w:r w:rsidR="00B2359C">
        <w:rPr>
          <w:rFonts w:hint="eastAsia"/>
        </w:rPr>
        <w:t>由手上腕</w:t>
      </w:r>
      <w:r w:rsidR="00607C9E">
        <w:rPr>
          <w:rFonts w:hint="eastAsia"/>
        </w:rPr>
        <w:t>（</w:t>
      </w:r>
      <w:r w:rsidR="00607C9E">
        <w:rPr>
          <w:rFonts w:hint="eastAsia"/>
        </w:rPr>
        <w:t>35</w:t>
      </w:r>
      <w:r w:rsidR="00607C9E">
        <w:rPr>
          <w:rFonts w:hint="eastAsia"/>
        </w:rPr>
        <w:t>）</w:t>
      </w:r>
      <w:r w:rsidR="00B2359C">
        <w:rPr>
          <w:rFonts w:hint="eastAsia"/>
        </w:rPr>
        <w:t>、手下腕</w:t>
      </w:r>
      <w:r w:rsidR="00607C9E">
        <w:rPr>
          <w:rFonts w:hint="eastAsia"/>
        </w:rPr>
        <w:t>（</w:t>
      </w:r>
      <w:r w:rsidR="00607C9E">
        <w:rPr>
          <w:rFonts w:hint="eastAsia"/>
        </w:rPr>
        <w:t>36</w:t>
      </w:r>
      <w:r w:rsidR="00607C9E">
        <w:rPr>
          <w:rFonts w:hint="eastAsia"/>
        </w:rPr>
        <w:t>）</w:t>
      </w:r>
      <w:r w:rsidR="00B2359C">
        <w:rPr>
          <w:rFonts w:hint="eastAsia"/>
        </w:rPr>
        <w:t>和手腕外壳</w:t>
      </w:r>
      <w:r w:rsidR="00607C9E">
        <w:rPr>
          <w:rFonts w:hint="eastAsia"/>
        </w:rPr>
        <w:t>（</w:t>
      </w:r>
      <w:r w:rsidR="00607C9E">
        <w:rPr>
          <w:rFonts w:hint="eastAsia"/>
        </w:rPr>
        <w:t>37</w:t>
      </w:r>
      <w:r w:rsidR="00607C9E">
        <w:rPr>
          <w:rFonts w:hint="eastAsia"/>
        </w:rPr>
        <w:t>）</w:t>
      </w:r>
      <w:r w:rsidR="00B2359C">
        <w:rPr>
          <w:rFonts w:hint="eastAsia"/>
        </w:rPr>
        <w:t>组成</w:t>
      </w:r>
      <w:r w:rsidR="00B75F10">
        <w:rPr>
          <w:rFonts w:hint="eastAsia"/>
        </w:rPr>
        <w:t>，其中手上腕</w:t>
      </w:r>
      <w:r w:rsidR="00607C9E">
        <w:rPr>
          <w:rFonts w:hint="eastAsia"/>
        </w:rPr>
        <w:t>（</w:t>
      </w:r>
      <w:r w:rsidR="00607C9E">
        <w:rPr>
          <w:rFonts w:hint="eastAsia"/>
        </w:rPr>
        <w:t>35</w:t>
      </w:r>
      <w:r w:rsidR="00607C9E">
        <w:rPr>
          <w:rFonts w:hint="eastAsia"/>
        </w:rPr>
        <w:t>）</w:t>
      </w:r>
      <w:r w:rsidR="00B75F10">
        <w:rPr>
          <w:rFonts w:hint="eastAsia"/>
        </w:rPr>
        <w:t>与手下腕</w:t>
      </w:r>
      <w:r w:rsidR="00607C9E">
        <w:rPr>
          <w:rFonts w:hint="eastAsia"/>
        </w:rPr>
        <w:t>（</w:t>
      </w:r>
      <w:r w:rsidR="00607C9E">
        <w:rPr>
          <w:rFonts w:hint="eastAsia"/>
        </w:rPr>
        <w:t>36</w:t>
      </w:r>
      <w:r w:rsidR="00607C9E">
        <w:rPr>
          <w:rFonts w:hint="eastAsia"/>
        </w:rPr>
        <w:t>）</w:t>
      </w:r>
      <w:r w:rsidR="00B75F10">
        <w:rPr>
          <w:rFonts w:hint="eastAsia"/>
        </w:rPr>
        <w:t>之间采用轴承进行连接</w:t>
      </w:r>
      <w:r w:rsidR="00A82AB6">
        <w:rPr>
          <w:rFonts w:hint="eastAsia"/>
        </w:rPr>
        <w:t>，手上腕</w:t>
      </w:r>
      <w:r w:rsidR="00607C9E">
        <w:rPr>
          <w:rFonts w:hint="eastAsia"/>
        </w:rPr>
        <w:t>（</w:t>
      </w:r>
      <w:r w:rsidR="00607C9E">
        <w:rPr>
          <w:rFonts w:hint="eastAsia"/>
        </w:rPr>
        <w:t>35</w:t>
      </w:r>
      <w:r w:rsidR="00607C9E">
        <w:rPr>
          <w:rFonts w:hint="eastAsia"/>
        </w:rPr>
        <w:t>）</w:t>
      </w:r>
      <w:r w:rsidR="00A82AB6">
        <w:rPr>
          <w:rFonts w:hint="eastAsia"/>
        </w:rPr>
        <w:t>和手下腕</w:t>
      </w:r>
      <w:r w:rsidR="00607C9E">
        <w:rPr>
          <w:rFonts w:hint="eastAsia"/>
        </w:rPr>
        <w:t>（</w:t>
      </w:r>
      <w:r w:rsidR="00607C9E">
        <w:rPr>
          <w:rFonts w:hint="eastAsia"/>
        </w:rPr>
        <w:t>36</w:t>
      </w:r>
      <w:r w:rsidR="00607C9E">
        <w:rPr>
          <w:rFonts w:hint="eastAsia"/>
        </w:rPr>
        <w:t>）</w:t>
      </w:r>
      <w:r w:rsidR="00A82AB6">
        <w:rPr>
          <w:rFonts w:hint="eastAsia"/>
        </w:rPr>
        <w:t>的侧面开孔，内布置凹槽轴承供走线。手腕外壳</w:t>
      </w:r>
      <w:r w:rsidR="00607C9E">
        <w:rPr>
          <w:rFonts w:hint="eastAsia"/>
        </w:rPr>
        <w:t>（</w:t>
      </w:r>
      <w:r w:rsidR="00607C9E">
        <w:rPr>
          <w:rFonts w:hint="eastAsia"/>
        </w:rPr>
        <w:t>37</w:t>
      </w:r>
      <w:r w:rsidR="00607C9E">
        <w:rPr>
          <w:rFonts w:hint="eastAsia"/>
        </w:rPr>
        <w:t>）</w:t>
      </w:r>
      <w:r w:rsidR="00A82AB6">
        <w:rPr>
          <w:rFonts w:hint="eastAsia"/>
        </w:rPr>
        <w:t>分别从正面和</w:t>
      </w:r>
      <w:r w:rsidR="00C123C8">
        <w:rPr>
          <w:rFonts w:hint="eastAsia"/>
        </w:rPr>
        <w:t>背</w:t>
      </w:r>
      <w:r w:rsidR="00A82AB6">
        <w:rPr>
          <w:rFonts w:hint="eastAsia"/>
        </w:rPr>
        <w:t>面覆盖手腕关节，并在四边设孔供</w:t>
      </w:r>
      <w:r w:rsidR="005031A4">
        <w:rPr>
          <w:rFonts w:hint="eastAsia"/>
        </w:rPr>
        <w:t>手腕驱动绳走线。</w:t>
      </w:r>
    </w:p>
    <w:p w14:paraId="1C282DF7" w14:textId="46086841" w:rsidR="005830E6" w:rsidRPr="00D85E8D" w:rsidRDefault="005830E6" w:rsidP="00D05B5D">
      <w:pPr>
        <w:ind w:firstLine="420"/>
      </w:pPr>
      <w:r>
        <w:rPr>
          <w:rFonts w:hint="eastAsia"/>
        </w:rPr>
        <w:t>小臂</w:t>
      </w:r>
      <w:r w:rsidR="006A6F53">
        <w:rPr>
          <w:rFonts w:hint="eastAsia"/>
        </w:rPr>
        <w:t>（</w:t>
      </w:r>
      <w:r w:rsidR="006A6F53">
        <w:rPr>
          <w:rFonts w:hint="eastAsia"/>
        </w:rPr>
        <w:t>5</w:t>
      </w:r>
      <w:r w:rsidR="006A6F53">
        <w:rPr>
          <w:rFonts w:hint="eastAsia"/>
        </w:rPr>
        <w:t>）</w:t>
      </w:r>
      <w:r>
        <w:rPr>
          <w:rFonts w:hint="eastAsia"/>
        </w:rPr>
        <w:t>：所述小臂集成了</w:t>
      </w:r>
      <w:r w:rsidRPr="00D85E8D">
        <w:rPr>
          <w:rFonts w:hint="eastAsia"/>
        </w:rPr>
        <w:t>四指驱动模块</w:t>
      </w:r>
      <w:r w:rsidR="00607C9E">
        <w:rPr>
          <w:rFonts w:hint="eastAsia"/>
        </w:rPr>
        <w:t>（</w:t>
      </w:r>
      <w:r w:rsidR="00607C9E">
        <w:rPr>
          <w:rFonts w:hint="eastAsia"/>
        </w:rPr>
        <w:t>38</w:t>
      </w:r>
      <w:r w:rsidR="00607C9E">
        <w:rPr>
          <w:rFonts w:hint="eastAsia"/>
        </w:rPr>
        <w:t>）</w:t>
      </w:r>
      <w:r w:rsidRPr="00D85E8D">
        <w:rPr>
          <w:rFonts w:hint="eastAsia"/>
        </w:rPr>
        <w:t>，拇指驱动模块</w:t>
      </w:r>
      <w:r w:rsidR="00607C9E">
        <w:rPr>
          <w:rFonts w:hint="eastAsia"/>
        </w:rPr>
        <w:t>（</w:t>
      </w:r>
      <w:r w:rsidR="00607C9E">
        <w:rPr>
          <w:rFonts w:hint="eastAsia"/>
        </w:rPr>
        <w:t>39</w:t>
      </w:r>
      <w:r w:rsidR="00607C9E">
        <w:rPr>
          <w:rFonts w:hint="eastAsia"/>
        </w:rPr>
        <w:t>）</w:t>
      </w:r>
      <w:r w:rsidR="00A03AA4" w:rsidRPr="00D85E8D">
        <w:rPr>
          <w:rFonts w:hint="eastAsia"/>
        </w:rPr>
        <w:t>，手腕驱动模块</w:t>
      </w:r>
      <w:r w:rsidR="00607C9E">
        <w:rPr>
          <w:rFonts w:hint="eastAsia"/>
        </w:rPr>
        <w:t>（</w:t>
      </w:r>
      <w:r w:rsidR="00607C9E">
        <w:rPr>
          <w:rFonts w:hint="eastAsia"/>
        </w:rPr>
        <w:t>40</w:t>
      </w:r>
      <w:r w:rsidR="00607C9E">
        <w:rPr>
          <w:rFonts w:hint="eastAsia"/>
        </w:rPr>
        <w:t>）</w:t>
      </w:r>
      <w:r w:rsidR="00A03AA4" w:rsidRPr="00D85E8D">
        <w:rPr>
          <w:rFonts w:hint="eastAsia"/>
        </w:rPr>
        <w:t>。</w:t>
      </w:r>
    </w:p>
    <w:p w14:paraId="0FDA752B" w14:textId="1EBCFBD7" w:rsidR="00F55258" w:rsidRDefault="005031A4" w:rsidP="00F55258">
      <w:pPr>
        <w:ind w:firstLine="420"/>
      </w:pPr>
      <w:r w:rsidRPr="005031A4">
        <w:rPr>
          <w:rFonts w:hint="eastAsia"/>
        </w:rPr>
        <w:t>所述</w:t>
      </w:r>
      <w:r w:rsidR="00F55258">
        <w:rPr>
          <w:rFonts w:hint="eastAsia"/>
        </w:rPr>
        <w:t>小臂内部的四指驱动模块</w:t>
      </w:r>
      <w:r w:rsidR="001A0F96">
        <w:rPr>
          <w:rFonts w:hint="eastAsia"/>
        </w:rPr>
        <w:t>（</w:t>
      </w:r>
      <w:r w:rsidR="001A0F96">
        <w:rPr>
          <w:rFonts w:hint="eastAsia"/>
        </w:rPr>
        <w:t>38</w:t>
      </w:r>
      <w:r w:rsidR="001A0F96">
        <w:rPr>
          <w:rFonts w:hint="eastAsia"/>
        </w:rPr>
        <w:t>）</w:t>
      </w:r>
      <w:r w:rsidR="00F55258">
        <w:rPr>
          <w:rFonts w:hint="eastAsia"/>
        </w:rPr>
        <w:t>位于小臂内部最上方，输出轴向外，所述拇指驱动</w:t>
      </w:r>
      <w:r w:rsidR="00F55258">
        <w:rPr>
          <w:rFonts w:hint="eastAsia"/>
        </w:rPr>
        <w:lastRenderedPageBreak/>
        <w:t>模块</w:t>
      </w:r>
      <w:r w:rsidR="001A0F96">
        <w:rPr>
          <w:rFonts w:hint="eastAsia"/>
        </w:rPr>
        <w:t>（</w:t>
      </w:r>
      <w:r w:rsidR="001A0F96">
        <w:rPr>
          <w:rFonts w:hint="eastAsia"/>
        </w:rPr>
        <w:t>39</w:t>
      </w:r>
      <w:r w:rsidR="001A0F96">
        <w:rPr>
          <w:rFonts w:hint="eastAsia"/>
        </w:rPr>
        <w:t>）</w:t>
      </w:r>
      <w:r w:rsidR="00F55258">
        <w:rPr>
          <w:rFonts w:hint="eastAsia"/>
        </w:rPr>
        <w:t>位于下方。输出轴向内，所述手腕驱动模块</w:t>
      </w:r>
      <w:r w:rsidR="001A0F96">
        <w:rPr>
          <w:rFonts w:hint="eastAsia"/>
        </w:rPr>
        <w:t>（</w:t>
      </w:r>
      <w:r w:rsidR="001A0F96">
        <w:rPr>
          <w:rFonts w:hint="eastAsia"/>
        </w:rPr>
        <w:t>40</w:t>
      </w:r>
      <w:r w:rsidR="001A0F96">
        <w:rPr>
          <w:rFonts w:hint="eastAsia"/>
        </w:rPr>
        <w:t>）</w:t>
      </w:r>
      <w:r w:rsidR="00F55258">
        <w:rPr>
          <w:rFonts w:hint="eastAsia"/>
        </w:rPr>
        <w:t>也位于下部，输出轴向下。</w:t>
      </w:r>
    </w:p>
    <w:p w14:paraId="3317C659" w14:textId="050D7A2D" w:rsidR="00D85E8D" w:rsidRDefault="00A03AA4" w:rsidP="00D85E8D">
      <w:pPr>
        <w:ind w:firstLine="420"/>
      </w:pPr>
      <w:r>
        <w:rPr>
          <w:rFonts w:hint="eastAsia"/>
        </w:rPr>
        <w:t>所述四指</w:t>
      </w:r>
      <w:r w:rsidR="001A0F96">
        <w:rPr>
          <w:rFonts w:hint="eastAsia"/>
        </w:rPr>
        <w:t>（</w:t>
      </w:r>
      <w:r w:rsidR="001A0F96">
        <w:rPr>
          <w:rFonts w:hint="eastAsia"/>
        </w:rPr>
        <w:t>1</w:t>
      </w:r>
      <w:r w:rsidR="001A0F96">
        <w:rPr>
          <w:rFonts w:hint="eastAsia"/>
        </w:rPr>
        <w:t>）</w:t>
      </w:r>
      <w:r>
        <w:rPr>
          <w:rFonts w:hint="eastAsia"/>
        </w:rPr>
        <w:t>、手腕</w:t>
      </w:r>
      <w:r w:rsidR="001A0F96">
        <w:rPr>
          <w:rFonts w:hint="eastAsia"/>
        </w:rPr>
        <w:t>（</w:t>
      </w:r>
      <w:r w:rsidR="001A0F96">
        <w:rPr>
          <w:rFonts w:hint="eastAsia"/>
        </w:rPr>
        <w:t>4</w:t>
      </w:r>
      <w:r w:rsidR="001A0F96">
        <w:rPr>
          <w:rFonts w:hint="eastAsia"/>
        </w:rPr>
        <w:t>）</w:t>
      </w:r>
      <w:r>
        <w:rPr>
          <w:rFonts w:hint="eastAsia"/>
        </w:rPr>
        <w:t>、小臂</w:t>
      </w:r>
      <w:r w:rsidR="001A0F96">
        <w:rPr>
          <w:rFonts w:hint="eastAsia"/>
        </w:rPr>
        <w:t>（</w:t>
      </w:r>
      <w:r w:rsidR="001A0F96">
        <w:rPr>
          <w:rFonts w:hint="eastAsia"/>
        </w:rPr>
        <w:t>5</w:t>
      </w:r>
      <w:r w:rsidR="001A0F96">
        <w:rPr>
          <w:rFonts w:hint="eastAsia"/>
        </w:rPr>
        <w:t>）</w:t>
      </w:r>
      <w:r>
        <w:rPr>
          <w:rFonts w:hint="eastAsia"/>
        </w:rPr>
        <w:t>的</w:t>
      </w:r>
      <w:r w:rsidR="00C123C8">
        <w:rPr>
          <w:rFonts w:hint="eastAsia"/>
        </w:rPr>
        <w:t>集联由</w:t>
      </w:r>
      <w:r w:rsidR="00765B8C" w:rsidRPr="00D85E8D">
        <w:rPr>
          <w:rFonts w:hint="eastAsia"/>
        </w:rPr>
        <w:t>八字绳</w:t>
      </w:r>
      <w:r w:rsidR="001A0F96">
        <w:rPr>
          <w:rFonts w:hint="eastAsia"/>
        </w:rPr>
        <w:t>（</w:t>
      </w:r>
      <w:r w:rsidR="001A0F96">
        <w:rPr>
          <w:rFonts w:hint="eastAsia"/>
        </w:rPr>
        <w:t>22</w:t>
      </w:r>
      <w:r w:rsidR="001A0F96">
        <w:rPr>
          <w:rFonts w:hint="eastAsia"/>
        </w:rPr>
        <w:t>）</w:t>
      </w:r>
      <w:r w:rsidR="00765B8C" w:rsidRPr="00D85E8D">
        <w:rPr>
          <w:rFonts w:hint="eastAsia"/>
        </w:rPr>
        <w:t>和双八字绳</w:t>
      </w:r>
      <w:r w:rsidR="001A0F96">
        <w:rPr>
          <w:rFonts w:hint="eastAsia"/>
        </w:rPr>
        <w:t>（</w:t>
      </w:r>
      <w:r w:rsidR="001A0F96">
        <w:rPr>
          <w:rFonts w:hint="eastAsia"/>
        </w:rPr>
        <w:t>34</w:t>
      </w:r>
      <w:r w:rsidR="001A0F96">
        <w:rPr>
          <w:rFonts w:hint="eastAsia"/>
        </w:rPr>
        <w:t>）</w:t>
      </w:r>
      <w:r w:rsidR="00C123C8">
        <w:rPr>
          <w:rFonts w:hint="eastAsia"/>
        </w:rPr>
        <w:t>完成</w:t>
      </w:r>
      <w:r>
        <w:rPr>
          <w:rFonts w:hint="eastAsia"/>
        </w:rPr>
        <w:t>，每个自由度的驱动均采用内置的总线舵机驱</w:t>
      </w:r>
      <w:r w:rsidR="00765B8C">
        <w:rPr>
          <w:rFonts w:hint="eastAsia"/>
        </w:rPr>
        <w:t>动，腱绳传动，由此实现</w:t>
      </w:r>
      <w:r w:rsidR="00765B8C" w:rsidRPr="00D85E8D">
        <w:rPr>
          <w:rFonts w:hint="eastAsia"/>
        </w:rPr>
        <w:t>18</w:t>
      </w:r>
      <w:r w:rsidR="00765B8C" w:rsidRPr="00D85E8D">
        <w:rPr>
          <w:rFonts w:hint="eastAsia"/>
        </w:rPr>
        <w:t>个自由度</w:t>
      </w:r>
      <w:r w:rsidR="00765B8C">
        <w:rPr>
          <w:rFonts w:hint="eastAsia"/>
        </w:rPr>
        <w:t>的精准控制。</w:t>
      </w:r>
    </w:p>
    <w:p w14:paraId="51C16B27" w14:textId="2840DF0E" w:rsidR="008F2F53" w:rsidRDefault="008F2F53" w:rsidP="00D85E8D">
      <w:pPr>
        <w:pStyle w:val="ListParagraph"/>
        <w:numPr>
          <w:ilvl w:val="0"/>
          <w:numId w:val="1"/>
        </w:numPr>
        <w:ind w:firstLineChars="0"/>
      </w:pPr>
      <w:r>
        <w:rPr>
          <w:rFonts w:hint="eastAsia"/>
        </w:rPr>
        <w:t>根据权利要求</w:t>
      </w:r>
      <w:r>
        <w:rPr>
          <w:rFonts w:hint="eastAsia"/>
        </w:rPr>
        <w:t>1</w:t>
      </w:r>
      <w:r>
        <w:rPr>
          <w:rFonts w:hint="eastAsia"/>
        </w:rPr>
        <w:t>所述</w:t>
      </w:r>
      <w:r w:rsidR="009C0750">
        <w:rPr>
          <w:rFonts w:hint="eastAsia"/>
        </w:rPr>
        <w:t>一种舵机驱动的多自由度自感知仿生灵巧手</w:t>
      </w:r>
      <w:r>
        <w:rPr>
          <w:rFonts w:hint="eastAsia"/>
        </w:rPr>
        <w:t>，其特征在于</w:t>
      </w:r>
      <w:r w:rsidR="000273F8">
        <w:rPr>
          <w:rFonts w:hint="eastAsia"/>
        </w:rPr>
        <w:t>：</w:t>
      </w:r>
      <w:r>
        <w:rPr>
          <w:rFonts w:hint="eastAsia"/>
        </w:rPr>
        <w:t>所述</w:t>
      </w:r>
      <w:r w:rsidR="00CF5970">
        <w:rPr>
          <w:rFonts w:hint="eastAsia"/>
        </w:rPr>
        <w:t>指尖</w:t>
      </w:r>
      <w:r w:rsidR="00B47551">
        <w:rPr>
          <w:rFonts w:hint="eastAsia"/>
        </w:rPr>
        <w:t>（</w:t>
      </w:r>
      <w:r w:rsidR="00C123C8">
        <w:rPr>
          <w:rFonts w:hint="eastAsia"/>
        </w:rPr>
        <w:t>6</w:t>
      </w:r>
      <w:r w:rsidR="00B47551">
        <w:rPr>
          <w:rFonts w:hint="eastAsia"/>
        </w:rPr>
        <w:t>）</w:t>
      </w:r>
      <w:r w:rsidR="00CF5970">
        <w:rPr>
          <w:rFonts w:hint="eastAsia"/>
        </w:rPr>
        <w:t>、指腹</w:t>
      </w:r>
      <w:r w:rsidR="00C123C8">
        <w:rPr>
          <w:rFonts w:hint="eastAsia"/>
        </w:rPr>
        <w:t>（</w:t>
      </w:r>
      <w:r w:rsidR="00C123C8">
        <w:rPr>
          <w:rFonts w:hint="eastAsia"/>
        </w:rPr>
        <w:t>7</w:t>
      </w:r>
      <w:r w:rsidR="00C123C8">
        <w:rPr>
          <w:rFonts w:hint="eastAsia"/>
        </w:rPr>
        <w:t>）</w:t>
      </w:r>
      <w:r w:rsidR="00CF5970">
        <w:rPr>
          <w:rFonts w:hint="eastAsia"/>
        </w:rPr>
        <w:t>、指根</w:t>
      </w:r>
      <w:r w:rsidR="00C123C8">
        <w:rPr>
          <w:rFonts w:hint="eastAsia"/>
        </w:rPr>
        <w:t>（</w:t>
      </w:r>
      <w:r w:rsidR="00C123C8">
        <w:rPr>
          <w:rFonts w:hint="eastAsia"/>
        </w:rPr>
        <w:t>8</w:t>
      </w:r>
      <w:r w:rsidR="00C123C8">
        <w:rPr>
          <w:rFonts w:hint="eastAsia"/>
        </w:rPr>
        <w:t>）</w:t>
      </w:r>
      <w:r w:rsidR="00CF5970">
        <w:rPr>
          <w:rFonts w:hint="eastAsia"/>
        </w:rPr>
        <w:t>的集联采用的是</w:t>
      </w:r>
      <w:r w:rsidR="00CF5970" w:rsidRPr="00706789">
        <w:rPr>
          <w:rFonts w:hint="eastAsia"/>
        </w:rPr>
        <w:t>八字绳结构</w:t>
      </w:r>
      <w:r w:rsidR="00041695">
        <w:rPr>
          <w:rFonts w:hint="eastAsia"/>
        </w:rPr>
        <w:t>，该结构从指尖</w:t>
      </w:r>
      <w:r w:rsidR="00B47551">
        <w:rPr>
          <w:rFonts w:hint="eastAsia"/>
        </w:rPr>
        <w:t>（</w:t>
      </w:r>
      <w:r w:rsidR="00B47551">
        <w:rPr>
          <w:rFonts w:hint="eastAsia"/>
        </w:rPr>
        <w:t>1</w:t>
      </w:r>
      <w:r w:rsidR="00B47551">
        <w:rPr>
          <w:rFonts w:hint="eastAsia"/>
        </w:rPr>
        <w:t>）</w:t>
      </w:r>
      <w:r w:rsidR="00041695">
        <w:rPr>
          <w:rFonts w:hint="eastAsia"/>
        </w:rPr>
        <w:t>通孔出发，向正反两面延伸，分别从上和下两个方向穿入指腹</w:t>
      </w:r>
      <w:r w:rsidR="001A0F96">
        <w:rPr>
          <w:rFonts w:hint="eastAsia"/>
        </w:rPr>
        <w:t>（</w:t>
      </w:r>
      <w:r w:rsidR="001A0F96">
        <w:rPr>
          <w:rFonts w:hint="eastAsia"/>
        </w:rPr>
        <w:t>7</w:t>
      </w:r>
      <w:r w:rsidR="001A0F96">
        <w:rPr>
          <w:rFonts w:hint="eastAsia"/>
        </w:rPr>
        <w:t>）</w:t>
      </w:r>
      <w:r w:rsidR="00041695">
        <w:rPr>
          <w:rFonts w:hint="eastAsia"/>
        </w:rPr>
        <w:t>，在指腹</w:t>
      </w:r>
      <w:r w:rsidR="001A0F96">
        <w:rPr>
          <w:rFonts w:hint="eastAsia"/>
        </w:rPr>
        <w:t>（</w:t>
      </w:r>
      <w:r w:rsidR="001A0F96">
        <w:rPr>
          <w:rFonts w:hint="eastAsia"/>
        </w:rPr>
        <w:t>7</w:t>
      </w:r>
      <w:r w:rsidR="001A0F96">
        <w:rPr>
          <w:rFonts w:hint="eastAsia"/>
        </w:rPr>
        <w:t>）</w:t>
      </w:r>
      <w:r w:rsidR="00041695">
        <w:rPr>
          <w:rFonts w:hint="eastAsia"/>
        </w:rPr>
        <w:t>的</w:t>
      </w:r>
      <w:r w:rsidR="00041695">
        <w:rPr>
          <w:rFonts w:hint="eastAsia"/>
        </w:rPr>
        <w:t>X</w:t>
      </w:r>
      <w:r w:rsidR="00041695">
        <w:rPr>
          <w:rFonts w:hint="eastAsia"/>
        </w:rPr>
        <w:t>交叉通道</w:t>
      </w:r>
      <w:r w:rsidR="001A0F96">
        <w:rPr>
          <w:rFonts w:hint="eastAsia"/>
        </w:rPr>
        <w:t>（</w:t>
      </w:r>
      <w:r w:rsidR="001A0F96">
        <w:rPr>
          <w:rFonts w:hint="eastAsia"/>
        </w:rPr>
        <w:t>17</w:t>
      </w:r>
      <w:r w:rsidR="001A0F96">
        <w:rPr>
          <w:rFonts w:hint="eastAsia"/>
        </w:rPr>
        <w:t>）</w:t>
      </w:r>
      <w:r w:rsidR="00041695">
        <w:rPr>
          <w:rFonts w:hint="eastAsia"/>
        </w:rPr>
        <w:t>内部交叉</w:t>
      </w:r>
      <w:r w:rsidR="00BE7718">
        <w:rPr>
          <w:rFonts w:hint="eastAsia"/>
        </w:rPr>
        <w:t>最后再从指根穿出并在指尖</w:t>
      </w:r>
      <w:r w:rsidR="00B47551">
        <w:rPr>
          <w:rFonts w:hint="eastAsia"/>
        </w:rPr>
        <w:t>（</w:t>
      </w:r>
      <w:r w:rsidR="001A0F96">
        <w:rPr>
          <w:rFonts w:hint="eastAsia"/>
        </w:rPr>
        <w:t>6</w:t>
      </w:r>
      <w:r w:rsidR="00B47551">
        <w:rPr>
          <w:rFonts w:hint="eastAsia"/>
        </w:rPr>
        <w:t>）</w:t>
      </w:r>
      <w:r w:rsidR="00BE7718">
        <w:rPr>
          <w:rFonts w:hint="eastAsia"/>
        </w:rPr>
        <w:t>和指根</w:t>
      </w:r>
      <w:r w:rsidR="001A0F96">
        <w:rPr>
          <w:rFonts w:hint="eastAsia"/>
        </w:rPr>
        <w:t>（</w:t>
      </w:r>
      <w:r w:rsidR="001A0F96">
        <w:rPr>
          <w:rFonts w:hint="eastAsia"/>
        </w:rPr>
        <w:t>8</w:t>
      </w:r>
      <w:r w:rsidR="001A0F96">
        <w:rPr>
          <w:rFonts w:hint="eastAsia"/>
        </w:rPr>
        <w:t>）</w:t>
      </w:r>
      <w:r w:rsidR="00BE7718">
        <w:rPr>
          <w:rFonts w:hint="eastAsia"/>
        </w:rPr>
        <w:t>处固定</w:t>
      </w:r>
      <w:r w:rsidR="00CF5970">
        <w:rPr>
          <w:rFonts w:hint="eastAsia"/>
        </w:rPr>
        <w:t>，其核心在于将指尖</w:t>
      </w:r>
      <w:r w:rsidR="00B47551">
        <w:rPr>
          <w:rFonts w:hint="eastAsia"/>
        </w:rPr>
        <w:t>（</w:t>
      </w:r>
      <w:r w:rsidR="001A0F96">
        <w:rPr>
          <w:rFonts w:hint="eastAsia"/>
        </w:rPr>
        <w:t>6</w:t>
      </w:r>
      <w:r w:rsidR="00B47551">
        <w:rPr>
          <w:rFonts w:hint="eastAsia"/>
        </w:rPr>
        <w:t>）</w:t>
      </w:r>
      <w:r w:rsidR="00CF5970">
        <w:rPr>
          <w:rFonts w:hint="eastAsia"/>
        </w:rPr>
        <w:t>，指腹</w:t>
      </w:r>
      <w:r w:rsidR="001A0F96">
        <w:rPr>
          <w:rFonts w:hint="eastAsia"/>
        </w:rPr>
        <w:t>（</w:t>
      </w:r>
      <w:r w:rsidR="001A0F96">
        <w:rPr>
          <w:rFonts w:hint="eastAsia"/>
        </w:rPr>
        <w:t>7</w:t>
      </w:r>
      <w:r w:rsidR="001A0F96">
        <w:rPr>
          <w:rFonts w:hint="eastAsia"/>
        </w:rPr>
        <w:t>）</w:t>
      </w:r>
      <w:r w:rsidR="00CF5970">
        <w:rPr>
          <w:rFonts w:hint="eastAsia"/>
        </w:rPr>
        <w:t>、指根</w:t>
      </w:r>
      <w:r w:rsidR="001A0F96">
        <w:rPr>
          <w:rFonts w:hint="eastAsia"/>
        </w:rPr>
        <w:t>（</w:t>
      </w:r>
      <w:r w:rsidR="001A0F96">
        <w:rPr>
          <w:rFonts w:hint="eastAsia"/>
        </w:rPr>
        <w:t>8</w:t>
      </w:r>
      <w:r w:rsidR="001A0F96">
        <w:rPr>
          <w:rFonts w:hint="eastAsia"/>
        </w:rPr>
        <w:t>）</w:t>
      </w:r>
      <w:r w:rsidR="00CF5970">
        <w:rPr>
          <w:rFonts w:hint="eastAsia"/>
        </w:rPr>
        <w:t>缠绕起来，使得两个关节</w:t>
      </w:r>
      <w:del w:id="41" w:author="Longhui Qin" w:date="2025-06-30T14:57:00Z" w16du:dateUtc="2025-06-30T06:57:00Z">
        <w:r w:rsidR="00CF5970" w:rsidDel="00DD6F53">
          <w:rPr>
            <w:rFonts w:hint="eastAsia"/>
          </w:rPr>
          <w:delText>运动</w:delText>
        </w:r>
      </w:del>
      <w:r w:rsidR="001D45EA">
        <w:rPr>
          <w:rFonts w:hint="eastAsia"/>
        </w:rPr>
        <w:t>同时运动，</w:t>
      </w:r>
      <w:r w:rsidR="00A4409A">
        <w:rPr>
          <w:rFonts w:hint="eastAsia"/>
        </w:rPr>
        <w:t>实现</w:t>
      </w:r>
      <w:ins w:id="42" w:author="Longhui Qin" w:date="2025-06-30T14:58:00Z" w16du:dateUtc="2025-06-30T06:58:00Z">
        <w:r w:rsidR="00DD6F53">
          <w:rPr>
            <w:rFonts w:hint="eastAsia"/>
          </w:rPr>
          <w:t>手指弯曲的欠驱动式简化控制。</w:t>
        </w:r>
      </w:ins>
      <w:del w:id="43" w:author="Longhui Qin" w:date="2025-06-30T14:58:00Z" w16du:dateUtc="2025-06-30T06:58:00Z">
        <w:r w:rsidR="00A4409A" w:rsidDel="00DD6F53">
          <w:rPr>
            <w:rFonts w:hint="eastAsia"/>
          </w:rPr>
          <w:delText>简化弯曲运动的作用</w:delText>
        </w:r>
        <w:r w:rsidR="001D45EA" w:rsidDel="00DD6F53">
          <w:rPr>
            <w:rFonts w:hint="eastAsia"/>
          </w:rPr>
          <w:delText>。</w:delText>
        </w:r>
      </w:del>
    </w:p>
    <w:p w14:paraId="5AE1D3C8" w14:textId="5543D4BE" w:rsidR="00F0397A" w:rsidDel="00DD6F53" w:rsidRDefault="00F0397A" w:rsidP="00763537">
      <w:pPr>
        <w:numPr>
          <w:ilvl w:val="0"/>
          <w:numId w:val="1"/>
        </w:numPr>
        <w:ind w:firstLine="480"/>
        <w:rPr>
          <w:del w:id="44" w:author="Longhui Qin" w:date="2025-06-30T15:01:00Z" w16du:dateUtc="2025-06-30T07:01:00Z"/>
        </w:rPr>
      </w:pPr>
      <w:del w:id="45" w:author="Longhui Qin" w:date="2025-06-30T15:01:00Z" w16du:dateUtc="2025-06-30T07:01:00Z">
        <w:r w:rsidDel="00DD6F53">
          <w:rPr>
            <w:rFonts w:hint="eastAsia"/>
          </w:rPr>
          <w:delText>根据权利要求</w:delText>
        </w:r>
        <w:r w:rsidDel="00DD6F53">
          <w:rPr>
            <w:rFonts w:hint="eastAsia"/>
          </w:rPr>
          <w:delText>1</w:delText>
        </w:r>
        <w:r w:rsidDel="00DD6F53">
          <w:rPr>
            <w:rFonts w:hint="eastAsia"/>
          </w:rPr>
          <w:delText>所述</w:delText>
        </w:r>
        <w:r w:rsidR="009C0750" w:rsidDel="00DD6F53">
          <w:rPr>
            <w:rFonts w:hint="eastAsia"/>
          </w:rPr>
          <w:delText>一种舵机驱动的多自由度自感知仿生灵巧手</w:delText>
        </w:r>
        <w:r w:rsidDel="00DD6F53">
          <w:rPr>
            <w:rFonts w:hint="eastAsia"/>
          </w:rPr>
          <w:delText>，其特征在于：所述手指的</w:delText>
        </w:r>
        <w:r w:rsidRPr="00706789" w:rsidDel="00DD6F53">
          <w:rPr>
            <w:rFonts w:hint="eastAsia"/>
          </w:rPr>
          <w:delText>回弹机构</w:delText>
        </w:r>
        <w:r w:rsidDel="00DD6F53">
          <w:rPr>
            <w:rFonts w:hint="eastAsia"/>
          </w:rPr>
          <w:delText>由弹簧牵引绳</w:delText>
        </w:r>
        <w:r w:rsidR="001A0F96" w:rsidDel="00DD6F53">
          <w:rPr>
            <w:rFonts w:hint="eastAsia"/>
          </w:rPr>
          <w:delText>（</w:delText>
        </w:r>
        <w:r w:rsidR="001A0F96" w:rsidDel="00DD6F53">
          <w:rPr>
            <w:rFonts w:hint="eastAsia"/>
          </w:rPr>
          <w:delText>23</w:delText>
        </w:r>
        <w:r w:rsidR="001A0F96" w:rsidDel="00DD6F53">
          <w:rPr>
            <w:rFonts w:hint="eastAsia"/>
          </w:rPr>
          <w:delText>）</w:delText>
        </w:r>
        <w:r w:rsidDel="00DD6F53">
          <w:rPr>
            <w:rFonts w:hint="eastAsia"/>
          </w:rPr>
          <w:delText>、弹簧</w:delText>
        </w:r>
        <w:r w:rsidR="001A0F96" w:rsidDel="00DD6F53">
          <w:rPr>
            <w:rFonts w:hint="eastAsia"/>
          </w:rPr>
          <w:delText>（</w:delText>
        </w:r>
        <w:r w:rsidR="001A0F96" w:rsidDel="00DD6F53">
          <w:rPr>
            <w:rFonts w:hint="eastAsia"/>
          </w:rPr>
          <w:delText>24</w:delText>
        </w:r>
        <w:r w:rsidR="001A0F96" w:rsidDel="00DD6F53">
          <w:rPr>
            <w:rFonts w:hint="eastAsia"/>
          </w:rPr>
          <w:delText>）</w:delText>
        </w:r>
        <w:r w:rsidDel="00DD6F53">
          <w:rPr>
            <w:rFonts w:hint="eastAsia"/>
          </w:rPr>
          <w:delText>、弹簧固定绳</w:delText>
        </w:r>
        <w:r w:rsidR="001A0F96" w:rsidDel="00DD6F53">
          <w:rPr>
            <w:rFonts w:hint="eastAsia"/>
          </w:rPr>
          <w:delText>（</w:delText>
        </w:r>
        <w:r w:rsidR="001A0F96" w:rsidDel="00DD6F53">
          <w:rPr>
            <w:rFonts w:hint="eastAsia"/>
          </w:rPr>
          <w:delText>25</w:delText>
        </w:r>
        <w:r w:rsidR="001A0F96" w:rsidDel="00DD6F53">
          <w:rPr>
            <w:rFonts w:hint="eastAsia"/>
          </w:rPr>
          <w:delText>）</w:delText>
        </w:r>
        <w:r w:rsidDel="00DD6F53">
          <w:rPr>
            <w:rFonts w:hint="eastAsia"/>
          </w:rPr>
          <w:delText>组成</w:delText>
        </w:r>
        <w:r w:rsidR="00E87028" w:rsidDel="00DD6F53">
          <w:rPr>
            <w:rFonts w:hint="eastAsia"/>
          </w:rPr>
          <w:delText>。弹簧牵引绳</w:delText>
        </w:r>
        <w:r w:rsidR="001A0F96" w:rsidDel="00DD6F53">
          <w:rPr>
            <w:rFonts w:hint="eastAsia"/>
          </w:rPr>
          <w:delText>（</w:delText>
        </w:r>
        <w:r w:rsidR="001A0F96" w:rsidDel="00DD6F53">
          <w:rPr>
            <w:rFonts w:hint="eastAsia"/>
          </w:rPr>
          <w:delText>23</w:delText>
        </w:r>
        <w:r w:rsidR="001A0F96" w:rsidDel="00DD6F53">
          <w:rPr>
            <w:rFonts w:hint="eastAsia"/>
          </w:rPr>
          <w:delText>）</w:delText>
        </w:r>
        <w:r w:rsidR="00BE7718" w:rsidDel="00DD6F53">
          <w:rPr>
            <w:rFonts w:hint="eastAsia"/>
          </w:rPr>
          <w:delText>从指腹</w:delText>
        </w:r>
        <w:r w:rsidR="001A0F96" w:rsidDel="00DD6F53">
          <w:rPr>
            <w:rFonts w:hint="eastAsia"/>
          </w:rPr>
          <w:delText>（</w:delText>
        </w:r>
        <w:r w:rsidR="001A0F96" w:rsidDel="00DD6F53">
          <w:rPr>
            <w:rFonts w:hint="eastAsia"/>
          </w:rPr>
          <w:delText>7</w:delText>
        </w:r>
        <w:r w:rsidR="001A0F96" w:rsidDel="00DD6F53">
          <w:rPr>
            <w:rFonts w:hint="eastAsia"/>
          </w:rPr>
          <w:delText>）</w:delText>
        </w:r>
        <w:r w:rsidR="00BE7718" w:rsidDel="00DD6F53">
          <w:rPr>
            <w:rFonts w:hint="eastAsia"/>
          </w:rPr>
          <w:delText>背部</w:delText>
        </w:r>
        <w:r w:rsidR="003B7867" w:rsidDel="00DD6F53">
          <w:rPr>
            <w:rFonts w:hint="eastAsia"/>
          </w:rPr>
          <w:delText>的销轴上延伸出来，经过指根</w:delText>
        </w:r>
        <w:r w:rsidR="001A0F96" w:rsidDel="00DD6F53">
          <w:rPr>
            <w:rFonts w:hint="eastAsia"/>
          </w:rPr>
          <w:delText>（</w:delText>
        </w:r>
        <w:r w:rsidR="001A0F96" w:rsidDel="00DD6F53">
          <w:rPr>
            <w:rFonts w:hint="eastAsia"/>
          </w:rPr>
          <w:delText>8</w:delText>
        </w:r>
        <w:r w:rsidR="001A0F96" w:rsidDel="00DD6F53">
          <w:rPr>
            <w:rFonts w:hint="eastAsia"/>
          </w:rPr>
          <w:delText>）</w:delText>
        </w:r>
        <w:r w:rsidR="003B7867" w:rsidDel="00DD6F53">
          <w:rPr>
            <w:rFonts w:hint="eastAsia"/>
          </w:rPr>
          <w:delText>内部的</w:delText>
        </w:r>
        <w:r w:rsidR="003B7867" w:rsidDel="00DD6F53">
          <w:rPr>
            <w:rFonts w:hint="eastAsia"/>
          </w:rPr>
          <w:delText>Y</w:delText>
        </w:r>
        <w:r w:rsidR="003B7867" w:rsidDel="00DD6F53">
          <w:rPr>
            <w:rFonts w:hint="eastAsia"/>
          </w:rPr>
          <w:delText>型通道</w:delText>
        </w:r>
        <w:r w:rsidR="00AA2337" w:rsidDel="00DD6F53">
          <w:rPr>
            <w:rFonts w:hint="eastAsia"/>
          </w:rPr>
          <w:delText>（</w:delText>
        </w:r>
        <w:r w:rsidR="00AA2337" w:rsidDel="00DD6F53">
          <w:rPr>
            <w:rFonts w:hint="eastAsia"/>
          </w:rPr>
          <w:delText>18</w:delText>
        </w:r>
        <w:r w:rsidR="00AA2337" w:rsidDel="00DD6F53">
          <w:rPr>
            <w:rFonts w:hint="eastAsia"/>
          </w:rPr>
          <w:delText>）</w:delText>
        </w:r>
        <w:r w:rsidR="00E87028" w:rsidDel="00DD6F53">
          <w:rPr>
            <w:rFonts w:hint="eastAsia"/>
          </w:rPr>
          <w:delText>后穿过指根万向节</w:delText>
        </w:r>
        <w:r w:rsidR="001A0F96" w:rsidDel="00DD6F53">
          <w:rPr>
            <w:rFonts w:hint="eastAsia"/>
          </w:rPr>
          <w:delText>（</w:delText>
        </w:r>
        <w:r w:rsidR="001A0F96" w:rsidDel="00DD6F53">
          <w:rPr>
            <w:rFonts w:hint="eastAsia"/>
          </w:rPr>
          <w:delText>9</w:delText>
        </w:r>
        <w:r w:rsidR="001A0F96" w:rsidDel="00DD6F53">
          <w:rPr>
            <w:rFonts w:hint="eastAsia"/>
          </w:rPr>
          <w:delText>）</w:delText>
        </w:r>
        <w:r w:rsidR="00E87028" w:rsidDel="00DD6F53">
          <w:rPr>
            <w:rFonts w:hint="eastAsia"/>
          </w:rPr>
          <w:delText>的通孔连接弹簧</w:delText>
        </w:r>
        <w:r w:rsidR="001D0464" w:rsidDel="00DD6F53">
          <w:rPr>
            <w:rFonts w:hint="eastAsia"/>
          </w:rPr>
          <w:delText>（</w:delText>
        </w:r>
        <w:r w:rsidR="001D0464" w:rsidDel="00DD6F53">
          <w:rPr>
            <w:rFonts w:hint="eastAsia"/>
          </w:rPr>
          <w:delText>24</w:delText>
        </w:r>
        <w:r w:rsidR="001D0464" w:rsidDel="00DD6F53">
          <w:rPr>
            <w:rFonts w:hint="eastAsia"/>
          </w:rPr>
          <w:delText>）</w:delText>
        </w:r>
        <w:r w:rsidR="00E87028" w:rsidDel="00DD6F53">
          <w:rPr>
            <w:rFonts w:hint="eastAsia"/>
          </w:rPr>
          <w:delText>，弹簧</w:delText>
        </w:r>
        <w:r w:rsidR="001D0464" w:rsidDel="00DD6F53">
          <w:rPr>
            <w:rFonts w:hint="eastAsia"/>
          </w:rPr>
          <w:delText>（</w:delText>
        </w:r>
        <w:r w:rsidR="001D0464" w:rsidDel="00DD6F53">
          <w:rPr>
            <w:rFonts w:hint="eastAsia"/>
          </w:rPr>
          <w:delText>24</w:delText>
        </w:r>
        <w:r w:rsidR="001D0464" w:rsidDel="00DD6F53">
          <w:rPr>
            <w:rFonts w:hint="eastAsia"/>
          </w:rPr>
          <w:delText>）</w:delText>
        </w:r>
        <w:r w:rsidR="00E87028" w:rsidDel="00DD6F53">
          <w:rPr>
            <w:rFonts w:hint="eastAsia"/>
          </w:rPr>
          <w:delText>内置于掌骨</w:delText>
        </w:r>
        <w:r w:rsidR="001D0464" w:rsidDel="00DD6F53">
          <w:rPr>
            <w:rFonts w:hint="eastAsia"/>
          </w:rPr>
          <w:delText>（</w:delText>
        </w:r>
        <w:r w:rsidR="001D0464" w:rsidDel="00DD6F53">
          <w:rPr>
            <w:rFonts w:hint="eastAsia"/>
          </w:rPr>
          <w:delText>10</w:delText>
        </w:r>
        <w:r w:rsidR="001D0464" w:rsidDel="00DD6F53">
          <w:rPr>
            <w:rFonts w:hint="eastAsia"/>
          </w:rPr>
          <w:delText>）</w:delText>
        </w:r>
        <w:r w:rsidR="00E87028" w:rsidDel="00DD6F53">
          <w:rPr>
            <w:rFonts w:hint="eastAsia"/>
          </w:rPr>
          <w:delText>之中，弹簧</w:delText>
        </w:r>
        <w:r w:rsidR="001D0464" w:rsidDel="00DD6F53">
          <w:rPr>
            <w:rFonts w:hint="eastAsia"/>
          </w:rPr>
          <w:delText>（</w:delText>
        </w:r>
        <w:r w:rsidR="001D0464" w:rsidDel="00DD6F53">
          <w:rPr>
            <w:rFonts w:hint="eastAsia"/>
          </w:rPr>
          <w:delText>24</w:delText>
        </w:r>
        <w:r w:rsidR="001D0464" w:rsidDel="00DD6F53">
          <w:rPr>
            <w:rFonts w:hint="eastAsia"/>
          </w:rPr>
          <w:delText>）</w:delText>
        </w:r>
        <w:r w:rsidR="00E87028" w:rsidDel="00DD6F53">
          <w:rPr>
            <w:rFonts w:hint="eastAsia"/>
          </w:rPr>
          <w:delText>尾部连接弹簧固定绳</w:delText>
        </w:r>
        <w:r w:rsidR="001D0464" w:rsidDel="00DD6F53">
          <w:rPr>
            <w:rFonts w:hint="eastAsia"/>
          </w:rPr>
          <w:delText>（</w:delText>
        </w:r>
        <w:r w:rsidR="001D0464" w:rsidDel="00DD6F53">
          <w:rPr>
            <w:rFonts w:hint="eastAsia"/>
          </w:rPr>
          <w:delText>25</w:delText>
        </w:r>
        <w:r w:rsidR="001D0464" w:rsidDel="00DD6F53">
          <w:rPr>
            <w:rFonts w:hint="eastAsia"/>
          </w:rPr>
          <w:delText>）</w:delText>
        </w:r>
        <w:r w:rsidR="00E87028" w:rsidDel="00DD6F53">
          <w:rPr>
            <w:rFonts w:hint="eastAsia"/>
          </w:rPr>
          <w:delText>，固定在掌骨</w:delText>
        </w:r>
        <w:r w:rsidR="001D0464" w:rsidDel="00DD6F53">
          <w:rPr>
            <w:rFonts w:hint="eastAsia"/>
          </w:rPr>
          <w:delText>（</w:delText>
        </w:r>
        <w:r w:rsidR="001D0464" w:rsidDel="00DD6F53">
          <w:rPr>
            <w:rFonts w:hint="eastAsia"/>
          </w:rPr>
          <w:delText>10</w:delText>
        </w:r>
        <w:r w:rsidR="001D0464" w:rsidDel="00DD6F53">
          <w:rPr>
            <w:rFonts w:hint="eastAsia"/>
          </w:rPr>
          <w:delText>）</w:delText>
        </w:r>
        <w:r w:rsidR="00E87028" w:rsidDel="00DD6F53">
          <w:rPr>
            <w:rFonts w:hint="eastAsia"/>
          </w:rPr>
          <w:delText>上即可完成回弹机构的布置</w:delText>
        </w:r>
        <w:r w:rsidR="00A14FC8" w:rsidDel="00DD6F53">
          <w:rPr>
            <w:rFonts w:hint="eastAsia"/>
          </w:rPr>
          <w:delText>，在手指弯曲后，弹簧</w:delText>
        </w:r>
        <w:r w:rsidR="001D0464" w:rsidDel="00DD6F53">
          <w:rPr>
            <w:rFonts w:hint="eastAsia"/>
          </w:rPr>
          <w:delText>（</w:delText>
        </w:r>
        <w:r w:rsidR="001D0464" w:rsidDel="00DD6F53">
          <w:rPr>
            <w:rFonts w:hint="eastAsia"/>
          </w:rPr>
          <w:delText>24</w:delText>
        </w:r>
        <w:r w:rsidR="001D0464" w:rsidDel="00DD6F53">
          <w:rPr>
            <w:rFonts w:hint="eastAsia"/>
          </w:rPr>
          <w:delText>）</w:delText>
        </w:r>
        <w:r w:rsidR="00A14FC8" w:rsidDel="00DD6F53">
          <w:rPr>
            <w:rFonts w:hint="eastAsia"/>
          </w:rPr>
          <w:delText>会被拉伸，当负载消失则弹簧</w:delText>
        </w:r>
        <w:r w:rsidR="00AA2337" w:rsidDel="00DD6F53">
          <w:rPr>
            <w:rFonts w:hint="eastAsia"/>
          </w:rPr>
          <w:delText>（</w:delText>
        </w:r>
        <w:r w:rsidR="00AA2337" w:rsidDel="00DD6F53">
          <w:rPr>
            <w:rFonts w:hint="eastAsia"/>
          </w:rPr>
          <w:delText>24</w:delText>
        </w:r>
        <w:r w:rsidR="00AA2337" w:rsidDel="00DD6F53">
          <w:rPr>
            <w:rFonts w:hint="eastAsia"/>
          </w:rPr>
          <w:delText>）</w:delText>
        </w:r>
        <w:r w:rsidR="00A14FC8" w:rsidDel="00DD6F53">
          <w:rPr>
            <w:rFonts w:hint="eastAsia"/>
          </w:rPr>
          <w:delText>会回复到初始状态，手指也跟随回复。</w:delText>
        </w:r>
      </w:del>
    </w:p>
    <w:p w14:paraId="7D6D03D8" w14:textId="75DA6C8F" w:rsidR="00F55258" w:rsidDel="00DD6F53" w:rsidRDefault="00F55258" w:rsidP="00763537">
      <w:pPr>
        <w:numPr>
          <w:ilvl w:val="0"/>
          <w:numId w:val="1"/>
        </w:numPr>
        <w:ind w:firstLine="480"/>
        <w:rPr>
          <w:del w:id="46" w:author="Longhui Qin" w:date="2025-06-30T15:01:00Z" w16du:dateUtc="2025-06-30T07:01:00Z"/>
        </w:rPr>
      </w:pPr>
      <w:del w:id="47" w:author="Longhui Qin" w:date="2025-06-30T15:01:00Z" w16du:dateUtc="2025-06-30T07:01:00Z">
        <w:r w:rsidDel="00DD6F53">
          <w:rPr>
            <w:rFonts w:hint="eastAsia"/>
          </w:rPr>
          <w:delText>根据权力要求</w:delText>
        </w:r>
        <w:r w:rsidDel="00DD6F53">
          <w:rPr>
            <w:rFonts w:hint="eastAsia"/>
          </w:rPr>
          <w:delText>1</w:delText>
        </w:r>
        <w:r w:rsidDel="00DD6F53">
          <w:rPr>
            <w:rFonts w:hint="eastAsia"/>
          </w:rPr>
          <w:delText>所述一种舵机驱动的多自由度自感知仿生灵巧手，其特征在于：所述</w:delText>
        </w:r>
        <w:r w:rsidR="00DC4453" w:rsidDel="00DD6F53">
          <w:rPr>
            <w:rFonts w:hint="eastAsia"/>
          </w:rPr>
          <w:delText>的</w:delText>
        </w:r>
        <w:r w:rsidR="0049071B" w:rsidRPr="00706789" w:rsidDel="00DD6F53">
          <w:rPr>
            <w:rFonts w:hint="eastAsia"/>
          </w:rPr>
          <w:delText>指尖牵引</w:delText>
        </w:r>
        <w:r w:rsidR="0049071B" w:rsidRPr="001D0464" w:rsidDel="00DD6F53">
          <w:rPr>
            <w:rFonts w:hint="eastAsia"/>
          </w:rPr>
          <w:delText>绳</w:delText>
        </w:r>
        <w:r w:rsidR="001D0464" w:rsidDel="00DD6F53">
          <w:rPr>
            <w:rFonts w:hint="eastAsia"/>
          </w:rPr>
          <w:delText>（</w:delText>
        </w:r>
        <w:r w:rsidR="001D0464" w:rsidDel="00DD6F53">
          <w:rPr>
            <w:rFonts w:hint="eastAsia"/>
          </w:rPr>
          <w:delText>26</w:delText>
        </w:r>
        <w:r w:rsidR="001D0464" w:rsidDel="00DD6F53">
          <w:rPr>
            <w:rFonts w:hint="eastAsia"/>
          </w:rPr>
          <w:delText>）</w:delText>
        </w:r>
        <w:r w:rsidR="00FD625C" w:rsidDel="00DD6F53">
          <w:rPr>
            <w:rFonts w:hint="eastAsia"/>
          </w:rPr>
          <w:delText>一</w:delText>
        </w:r>
        <w:r w:rsidR="00BC6C9E" w:rsidDel="00DD6F53">
          <w:rPr>
            <w:rFonts w:hint="eastAsia"/>
          </w:rPr>
          <w:delText>端</w:delText>
        </w:r>
        <w:r w:rsidR="00FD625C" w:rsidDel="00DD6F53">
          <w:rPr>
            <w:rFonts w:hint="eastAsia"/>
          </w:rPr>
          <w:delText>绕在手指指尖</w:delText>
        </w:r>
        <w:r w:rsidR="00B47551" w:rsidDel="00DD6F53">
          <w:rPr>
            <w:rFonts w:hint="eastAsia"/>
          </w:rPr>
          <w:delText>（</w:delText>
        </w:r>
        <w:r w:rsidR="001D0464" w:rsidDel="00DD6F53">
          <w:rPr>
            <w:rFonts w:hint="eastAsia"/>
          </w:rPr>
          <w:delText>6</w:delText>
        </w:r>
        <w:r w:rsidR="00B47551" w:rsidDel="00DD6F53">
          <w:rPr>
            <w:rFonts w:hint="eastAsia"/>
          </w:rPr>
          <w:delText>）</w:delText>
        </w:r>
        <w:r w:rsidR="00FD625C" w:rsidDel="00DD6F53">
          <w:rPr>
            <w:rFonts w:hint="eastAsia"/>
          </w:rPr>
          <w:delText>的热熔螺母上</w:delText>
        </w:r>
        <w:r w:rsidR="00BC6C9E" w:rsidDel="00DD6F53">
          <w:rPr>
            <w:rFonts w:hint="eastAsia"/>
          </w:rPr>
          <w:delText>，然后</w:delText>
        </w:r>
        <w:r w:rsidR="00A82C3A" w:rsidDel="00DD6F53">
          <w:rPr>
            <w:rFonts w:hint="eastAsia"/>
          </w:rPr>
          <w:delText>分别穿过指尖</w:delText>
        </w:r>
        <w:r w:rsidR="00B47551" w:rsidDel="00DD6F53">
          <w:rPr>
            <w:rFonts w:hint="eastAsia"/>
          </w:rPr>
          <w:delText>（</w:delText>
        </w:r>
        <w:r w:rsidR="001D0464" w:rsidDel="00DD6F53">
          <w:rPr>
            <w:rFonts w:hint="eastAsia"/>
          </w:rPr>
          <w:delText>6</w:delText>
        </w:r>
        <w:r w:rsidR="00B47551" w:rsidDel="00DD6F53">
          <w:rPr>
            <w:rFonts w:hint="eastAsia"/>
          </w:rPr>
          <w:delText>）</w:delText>
        </w:r>
        <w:r w:rsidR="00A82C3A" w:rsidDel="00DD6F53">
          <w:rPr>
            <w:rFonts w:hint="eastAsia"/>
          </w:rPr>
          <w:delText>、指腹</w:delText>
        </w:r>
        <w:r w:rsidR="001D0464" w:rsidDel="00DD6F53">
          <w:rPr>
            <w:rFonts w:hint="eastAsia"/>
          </w:rPr>
          <w:delText>（</w:delText>
        </w:r>
        <w:r w:rsidR="001D0464" w:rsidDel="00DD6F53">
          <w:rPr>
            <w:rFonts w:hint="eastAsia"/>
          </w:rPr>
          <w:delText>7</w:delText>
        </w:r>
        <w:r w:rsidR="001D0464" w:rsidDel="00DD6F53">
          <w:rPr>
            <w:rFonts w:hint="eastAsia"/>
          </w:rPr>
          <w:delText>）</w:delText>
        </w:r>
        <w:r w:rsidR="00A82C3A" w:rsidDel="00DD6F53">
          <w:rPr>
            <w:rFonts w:hint="eastAsia"/>
          </w:rPr>
          <w:delText>、指根</w:delText>
        </w:r>
        <w:r w:rsidR="001D0464" w:rsidDel="00DD6F53">
          <w:rPr>
            <w:rFonts w:hint="eastAsia"/>
          </w:rPr>
          <w:delText>（</w:delText>
        </w:r>
        <w:r w:rsidR="001D0464" w:rsidDel="00DD6F53">
          <w:rPr>
            <w:rFonts w:hint="eastAsia"/>
          </w:rPr>
          <w:delText>8</w:delText>
        </w:r>
        <w:r w:rsidR="001D0464" w:rsidDel="00DD6F53">
          <w:rPr>
            <w:rFonts w:hint="eastAsia"/>
          </w:rPr>
          <w:delText>）</w:delText>
        </w:r>
        <w:r w:rsidR="00A82C3A" w:rsidDel="00DD6F53">
          <w:rPr>
            <w:rFonts w:hint="eastAsia"/>
          </w:rPr>
          <w:delText>、万向节</w:delText>
        </w:r>
        <w:r w:rsidR="001D0464" w:rsidDel="00DD6F53">
          <w:rPr>
            <w:rFonts w:hint="eastAsia"/>
          </w:rPr>
          <w:delText>（</w:delText>
        </w:r>
        <w:r w:rsidR="001D0464" w:rsidDel="00DD6F53">
          <w:rPr>
            <w:rFonts w:hint="eastAsia"/>
          </w:rPr>
          <w:delText>9</w:delText>
        </w:r>
        <w:r w:rsidR="001D0464" w:rsidDel="00DD6F53">
          <w:rPr>
            <w:rFonts w:hint="eastAsia"/>
          </w:rPr>
          <w:delText>）</w:delText>
        </w:r>
        <w:r w:rsidR="00A82C3A" w:rsidDel="00DD6F53">
          <w:rPr>
            <w:rFonts w:hint="eastAsia"/>
          </w:rPr>
          <w:delText>、掌骨</w:delText>
        </w:r>
        <w:r w:rsidR="001D0464" w:rsidDel="00DD6F53">
          <w:rPr>
            <w:rFonts w:hint="eastAsia"/>
          </w:rPr>
          <w:delText>（</w:delText>
        </w:r>
        <w:r w:rsidR="001D0464" w:rsidDel="00DD6F53">
          <w:rPr>
            <w:rFonts w:hint="eastAsia"/>
          </w:rPr>
          <w:delText>10</w:delText>
        </w:r>
        <w:r w:rsidR="001D0464" w:rsidDel="00DD6F53">
          <w:rPr>
            <w:rFonts w:hint="eastAsia"/>
          </w:rPr>
          <w:delText>）</w:delText>
        </w:r>
        <w:r w:rsidR="00A82C3A" w:rsidDel="00DD6F53">
          <w:rPr>
            <w:rFonts w:hint="eastAsia"/>
          </w:rPr>
          <w:delText>、手腕</w:delText>
        </w:r>
        <w:r w:rsidR="001D0464" w:rsidDel="00DD6F53">
          <w:rPr>
            <w:rFonts w:hint="eastAsia"/>
          </w:rPr>
          <w:delText>（</w:delText>
        </w:r>
        <w:r w:rsidR="001D0464" w:rsidDel="00DD6F53">
          <w:rPr>
            <w:rFonts w:hint="eastAsia"/>
          </w:rPr>
          <w:delText>4</w:delText>
        </w:r>
        <w:r w:rsidR="001D0464" w:rsidDel="00DD6F53">
          <w:rPr>
            <w:rFonts w:hint="eastAsia"/>
          </w:rPr>
          <w:delText>）</w:delText>
        </w:r>
        <w:r w:rsidR="00A82C3A" w:rsidDel="00DD6F53">
          <w:rPr>
            <w:rFonts w:hint="eastAsia"/>
          </w:rPr>
          <w:delText>后，到达小臂</w:delText>
        </w:r>
        <w:r w:rsidR="001D0464" w:rsidDel="00DD6F53">
          <w:rPr>
            <w:rFonts w:hint="eastAsia"/>
          </w:rPr>
          <w:delText>（</w:delText>
        </w:r>
        <w:r w:rsidR="001D0464" w:rsidDel="00DD6F53">
          <w:rPr>
            <w:rFonts w:hint="eastAsia"/>
          </w:rPr>
          <w:delText>5</w:delText>
        </w:r>
        <w:r w:rsidR="001D0464" w:rsidDel="00DD6F53">
          <w:rPr>
            <w:rFonts w:hint="eastAsia"/>
          </w:rPr>
          <w:delText>）</w:delText>
        </w:r>
        <w:r w:rsidR="00A82C3A" w:rsidDel="00DD6F53">
          <w:rPr>
            <w:rFonts w:hint="eastAsia"/>
          </w:rPr>
          <w:delText>连接到小臂内部的四指驱动模块</w:delText>
        </w:r>
        <w:r w:rsidR="001D0464" w:rsidDel="00DD6F53">
          <w:rPr>
            <w:rFonts w:hint="eastAsia"/>
          </w:rPr>
          <w:delText>（</w:delText>
        </w:r>
        <w:r w:rsidR="001D0464" w:rsidDel="00DD6F53">
          <w:rPr>
            <w:rFonts w:hint="eastAsia"/>
          </w:rPr>
          <w:delText>38</w:delText>
        </w:r>
        <w:r w:rsidR="001D0464" w:rsidDel="00DD6F53">
          <w:rPr>
            <w:rFonts w:hint="eastAsia"/>
          </w:rPr>
          <w:delText>）</w:delText>
        </w:r>
        <w:r w:rsidR="00A82C3A" w:rsidDel="00DD6F53">
          <w:rPr>
            <w:rFonts w:hint="eastAsia"/>
          </w:rPr>
          <w:delText>的舵机上，由舵机牵引弯曲。</w:delText>
        </w:r>
      </w:del>
    </w:p>
    <w:p w14:paraId="1589D03F" w14:textId="169122BC" w:rsidR="00841660" w:rsidDel="00DD6F53" w:rsidRDefault="00841660" w:rsidP="00763537">
      <w:pPr>
        <w:numPr>
          <w:ilvl w:val="0"/>
          <w:numId w:val="1"/>
        </w:numPr>
        <w:ind w:firstLine="480"/>
        <w:rPr>
          <w:del w:id="48" w:author="Longhui Qin" w:date="2025-06-30T15:01:00Z" w16du:dateUtc="2025-06-30T07:01:00Z"/>
        </w:rPr>
      </w:pPr>
      <w:del w:id="49" w:author="Longhui Qin" w:date="2025-06-30T15:01:00Z" w16du:dateUtc="2025-06-30T07:01:00Z">
        <w:r w:rsidDel="00DD6F53">
          <w:rPr>
            <w:rFonts w:hint="eastAsia"/>
          </w:rPr>
          <w:delText>根据权力要求</w:delText>
        </w:r>
        <w:r w:rsidDel="00DD6F53">
          <w:rPr>
            <w:rFonts w:hint="eastAsia"/>
          </w:rPr>
          <w:delText>1</w:delText>
        </w:r>
        <w:r w:rsidDel="00DD6F53">
          <w:rPr>
            <w:rFonts w:hint="eastAsia"/>
          </w:rPr>
          <w:delText>所述一种舵机驱动的多自由度自感知仿生灵巧手，其特征在于：所述的</w:delText>
        </w:r>
        <w:r w:rsidRPr="00706789" w:rsidDel="00DD6F53">
          <w:rPr>
            <w:rFonts w:hint="eastAsia"/>
          </w:rPr>
          <w:delText>手指摆动机构</w:delText>
        </w:r>
        <w:r w:rsidDel="00DD6F53">
          <w:rPr>
            <w:rFonts w:hint="eastAsia"/>
          </w:rPr>
          <w:delText>由手指摆动绳</w:delText>
        </w:r>
        <w:r w:rsidR="001D0464" w:rsidDel="00DD6F53">
          <w:rPr>
            <w:rFonts w:hint="eastAsia"/>
          </w:rPr>
          <w:delText>（</w:delText>
        </w:r>
        <w:r w:rsidR="001D0464" w:rsidDel="00DD6F53">
          <w:rPr>
            <w:rFonts w:hint="eastAsia"/>
          </w:rPr>
          <w:delText>27</w:delText>
        </w:r>
        <w:r w:rsidR="001D0464" w:rsidDel="00DD6F53">
          <w:rPr>
            <w:rFonts w:hint="eastAsia"/>
          </w:rPr>
          <w:delText>）</w:delText>
        </w:r>
        <w:r w:rsidDel="00DD6F53">
          <w:rPr>
            <w:rFonts w:hint="eastAsia"/>
          </w:rPr>
          <w:delText>连接到掌骨上的两个舵机</w:delText>
        </w:r>
        <w:r w:rsidR="006D7D54" w:rsidDel="00DD6F53">
          <w:rPr>
            <w:rFonts w:hint="eastAsia"/>
          </w:rPr>
          <w:delText>，通过舵机的旋转来控制指根</w:delText>
        </w:r>
        <w:r w:rsidR="001D0464" w:rsidDel="00DD6F53">
          <w:rPr>
            <w:rFonts w:hint="eastAsia"/>
          </w:rPr>
          <w:delText>（</w:delText>
        </w:r>
        <w:r w:rsidR="001D0464" w:rsidDel="00DD6F53">
          <w:rPr>
            <w:rFonts w:hint="eastAsia"/>
          </w:rPr>
          <w:delText>8</w:delText>
        </w:r>
        <w:r w:rsidR="001D0464" w:rsidDel="00DD6F53">
          <w:rPr>
            <w:rFonts w:hint="eastAsia"/>
          </w:rPr>
          <w:delText>）</w:delText>
        </w:r>
        <w:r w:rsidR="006D7D54" w:rsidDel="00DD6F53">
          <w:rPr>
            <w:rFonts w:hint="eastAsia"/>
          </w:rPr>
          <w:delText>的旋转。</w:delText>
        </w:r>
      </w:del>
    </w:p>
    <w:p w14:paraId="10296A48" w14:textId="6BF14AD8" w:rsidR="006D7D54" w:rsidDel="00DD6F53" w:rsidRDefault="006D7D54" w:rsidP="000258BF">
      <w:pPr>
        <w:numPr>
          <w:ilvl w:val="0"/>
          <w:numId w:val="1"/>
        </w:numPr>
        <w:ind w:firstLine="480"/>
        <w:rPr>
          <w:del w:id="50" w:author="Longhui Qin" w:date="2025-06-30T15:01:00Z" w16du:dateUtc="2025-06-30T07:01:00Z"/>
        </w:rPr>
      </w:pPr>
      <w:del w:id="51" w:author="Longhui Qin" w:date="2025-06-30T15:01:00Z" w16du:dateUtc="2025-06-30T07:01:00Z">
        <w:r w:rsidDel="00DD6F53">
          <w:rPr>
            <w:rFonts w:hint="eastAsia"/>
          </w:rPr>
          <w:delText>根据权力要求</w:delText>
        </w:r>
        <w:r w:rsidDel="00DD6F53">
          <w:rPr>
            <w:rFonts w:hint="eastAsia"/>
          </w:rPr>
          <w:delText>1</w:delText>
        </w:r>
        <w:r w:rsidDel="00DD6F53">
          <w:rPr>
            <w:rFonts w:hint="eastAsia"/>
          </w:rPr>
          <w:delText>所述的一种舵机驱动的多自由度自感知仿生灵巧手，其特征在于：所述的</w:delText>
        </w:r>
        <w:r w:rsidRPr="00706789" w:rsidDel="00DD6F53">
          <w:rPr>
            <w:rFonts w:hint="eastAsia"/>
          </w:rPr>
          <w:delText>手腕驱动</w:delText>
        </w:r>
        <w:r w:rsidRPr="001D0464" w:rsidDel="00DD6F53">
          <w:rPr>
            <w:rFonts w:hint="eastAsia"/>
          </w:rPr>
          <w:delText>绳</w:delText>
        </w:r>
        <w:r w:rsidR="001D0464" w:rsidDel="00DD6F53">
          <w:rPr>
            <w:rFonts w:hint="eastAsia"/>
          </w:rPr>
          <w:delText>（</w:delText>
        </w:r>
        <w:r w:rsidR="001D0464" w:rsidDel="00DD6F53">
          <w:rPr>
            <w:rFonts w:hint="eastAsia"/>
          </w:rPr>
          <w:delText>26</w:delText>
        </w:r>
        <w:r w:rsidR="001D0464" w:rsidDel="00DD6F53">
          <w:rPr>
            <w:rFonts w:hint="eastAsia"/>
          </w:rPr>
          <w:delText>）</w:delText>
        </w:r>
        <w:r w:rsidDel="00DD6F53">
          <w:rPr>
            <w:rFonts w:hint="eastAsia"/>
          </w:rPr>
          <w:delText>从食指和小指的掌骨</w:delText>
        </w:r>
        <w:r w:rsidR="00282DD4" w:rsidDel="00DD6F53">
          <w:rPr>
            <w:rFonts w:hint="eastAsia"/>
          </w:rPr>
          <w:delText>伸出经过手腕外壳的四个通孔进入小臂连接到手腕驱动模块的四个舵机上，按照</w:delText>
        </w:r>
        <w:r w:rsidR="00282DD4" w:rsidRPr="00282DD4" w:rsidDel="00DD6F53">
          <w:rPr>
            <w:rFonts w:hint="eastAsia"/>
          </w:rPr>
          <w:delText>①</w:delText>
        </w:r>
        <w:r w:rsidR="00282DD4" w:rsidDel="00DD6F53">
          <w:rPr>
            <w:rFonts w:hint="eastAsia"/>
          </w:rPr>
          <w:delText>、</w:delText>
        </w:r>
        <w:r w:rsidR="00282DD4" w:rsidRPr="00282DD4" w:rsidDel="00DD6F53">
          <w:rPr>
            <w:rFonts w:hint="eastAsia"/>
          </w:rPr>
          <w:delText>②、③、④的路线进行运动</w:delText>
        </w:r>
      </w:del>
    </w:p>
    <w:p w14:paraId="15DE472A" w14:textId="2B6325C9" w:rsidR="00AA2337" w:rsidDel="000258BF" w:rsidRDefault="00AA2337" w:rsidP="000258BF">
      <w:pPr>
        <w:numPr>
          <w:ilvl w:val="0"/>
          <w:numId w:val="1"/>
        </w:numPr>
        <w:ind w:firstLine="480"/>
        <w:rPr>
          <w:del w:id="52" w:author="Longhui Qin" w:date="2025-06-30T15:08:00Z" w16du:dateUtc="2025-06-30T07:08:00Z"/>
        </w:rPr>
      </w:pPr>
      <w:del w:id="53" w:author="Longhui Qin" w:date="2025-06-30T15:01:00Z" w16du:dateUtc="2025-06-30T07:01:00Z">
        <w:r w:rsidDel="00DD6F53">
          <w:rPr>
            <w:rFonts w:hint="eastAsia"/>
          </w:rPr>
          <w:delText>根据权力要求</w:delText>
        </w:r>
        <w:r w:rsidDel="00DD6F53">
          <w:rPr>
            <w:rFonts w:hint="eastAsia"/>
          </w:rPr>
          <w:delText>1</w:delText>
        </w:r>
        <w:r w:rsidDel="00DD6F53">
          <w:rPr>
            <w:rFonts w:hint="eastAsia"/>
          </w:rPr>
          <w:delText>所述的一种舵机驱动的多自由度自感知仿生灵巧手，其特征在于：所述的手掌（</w:delText>
        </w:r>
        <w:r w:rsidDel="00DD6F53">
          <w:rPr>
            <w:rFonts w:hint="eastAsia"/>
          </w:rPr>
          <w:delText>2</w:delText>
        </w:r>
        <w:r w:rsidDel="00DD6F53">
          <w:rPr>
            <w:rFonts w:hint="eastAsia"/>
          </w:rPr>
          <w:delText>）、手腕（</w:delText>
        </w:r>
        <w:r w:rsidDel="00DD6F53">
          <w:rPr>
            <w:rFonts w:hint="eastAsia"/>
          </w:rPr>
          <w:delText>4</w:delText>
        </w:r>
        <w:r w:rsidDel="00DD6F53">
          <w:rPr>
            <w:rFonts w:hint="eastAsia"/>
          </w:rPr>
          <w:delText>）、小臂（</w:delText>
        </w:r>
        <w:r w:rsidDel="00DD6F53">
          <w:rPr>
            <w:rFonts w:hint="eastAsia"/>
          </w:rPr>
          <w:delText>5</w:delText>
        </w:r>
        <w:r w:rsidDel="00DD6F53">
          <w:rPr>
            <w:rFonts w:hint="eastAsia"/>
          </w:rPr>
          <w:delText>）三个部分的集联采用的是双八字绳结构（</w:delText>
        </w:r>
        <w:r w:rsidDel="00DD6F53">
          <w:rPr>
            <w:rFonts w:hint="eastAsia"/>
          </w:rPr>
          <w:delText>34</w:delText>
        </w:r>
        <w:r w:rsidDel="00DD6F53">
          <w:rPr>
            <w:rFonts w:hint="eastAsia"/>
          </w:rPr>
          <w:delText>），该</w:delText>
        </w:r>
        <w:r w:rsidR="00981AAF" w:rsidDel="00DD6F53">
          <w:rPr>
            <w:rFonts w:hint="eastAsia"/>
          </w:rPr>
          <w:delText>线从中指掌骨（</w:delText>
        </w:r>
        <w:r w:rsidR="00981AAF" w:rsidDel="00DD6F53">
          <w:rPr>
            <w:rFonts w:hint="eastAsia"/>
          </w:rPr>
          <w:delText>30</w:delText>
        </w:r>
        <w:r w:rsidR="00981AAF" w:rsidDel="00DD6F53">
          <w:rPr>
            <w:rFonts w:hint="eastAsia"/>
          </w:rPr>
          <w:delText>）的凹槽起始，在手腕（</w:delText>
        </w:r>
        <w:r w:rsidR="00981AAF" w:rsidDel="00DD6F53">
          <w:rPr>
            <w:rFonts w:hint="eastAsia"/>
          </w:rPr>
          <w:delText>4</w:delText>
        </w:r>
        <w:r w:rsidR="00981AAF" w:rsidDel="00DD6F53">
          <w:rPr>
            <w:rFonts w:hint="eastAsia"/>
          </w:rPr>
          <w:delText>）内部交叉，通过手腕内部的凹槽轴</w:delText>
        </w:r>
        <w:r w:rsidR="00981AAF" w:rsidDel="00DD6F53">
          <w:rPr>
            <w:rFonts w:hint="eastAsia"/>
          </w:rPr>
          <w:lastRenderedPageBreak/>
          <w:delText>承，最后再进入小臂（</w:delText>
        </w:r>
        <w:r w:rsidR="00981AAF" w:rsidDel="00DD6F53">
          <w:rPr>
            <w:rFonts w:hint="eastAsia"/>
          </w:rPr>
          <w:delText>5</w:delText>
        </w:r>
        <w:r w:rsidR="00981AAF" w:rsidDel="00DD6F53">
          <w:rPr>
            <w:rFonts w:hint="eastAsia"/>
          </w:rPr>
          <w:delText>）固定在小臂内部</w:delText>
        </w:r>
      </w:del>
      <w:del w:id="54" w:author="Longhui Qin" w:date="2025-06-30T15:08:00Z" w16du:dateUtc="2025-06-30T07:08:00Z">
        <w:r w:rsidR="00981AAF" w:rsidDel="000258BF">
          <w:rPr>
            <w:rFonts w:hint="eastAsia"/>
          </w:rPr>
          <w:delText>。</w:delText>
        </w:r>
      </w:del>
    </w:p>
    <w:p w14:paraId="3126AD58" w14:textId="5E97957A" w:rsidR="00A411FE" w:rsidRDefault="00A411FE" w:rsidP="000258BF">
      <w:pPr>
        <w:numPr>
          <w:ilvl w:val="0"/>
          <w:numId w:val="1"/>
        </w:numPr>
        <w:ind w:firstLine="480"/>
        <w:rPr>
          <w:ins w:id="55" w:author="Longhui Qin" w:date="2025-06-30T15:08:00Z" w16du:dateUtc="2025-06-30T07:08:00Z"/>
        </w:rPr>
      </w:pPr>
      <w:ins w:id="56" w:author="Longhui Qin" w:date="2025-06-30T15:08:00Z" w16du:dateUtc="2025-06-30T07:08:00Z">
        <w:r>
          <w:rPr>
            <w:rFonts w:hint="eastAsia"/>
          </w:rPr>
          <w:t>根据权利</w:t>
        </w:r>
        <w:r>
          <w:rPr>
            <w:rFonts w:hint="eastAsia"/>
          </w:rPr>
          <w:t>1</w:t>
        </w:r>
        <w:r>
          <w:rPr>
            <w:rFonts w:hint="eastAsia"/>
          </w:rPr>
          <w:t>所述一种舵机驱动的多自由度自感知仿生灵巧手，其特征在于：该灵巧手</w:t>
        </w:r>
      </w:ins>
      <w:ins w:id="57" w:author="Longhui Qin" w:date="2025-06-30T15:09:00Z" w16du:dateUtc="2025-06-30T07:09:00Z">
        <w:r>
          <w:rPr>
            <w:rFonts w:hint="eastAsia"/>
          </w:rPr>
          <w:t>每</w:t>
        </w:r>
      </w:ins>
      <w:ins w:id="58" w:author="Longhui Qin" w:date="2025-06-30T15:10:00Z" w16du:dateUtc="2025-06-30T07:10:00Z">
        <w:r>
          <w:rPr>
            <w:rFonts w:hint="eastAsia"/>
          </w:rPr>
          <w:t>根</w:t>
        </w:r>
      </w:ins>
      <w:ins w:id="59" w:author="Longhui Qin" w:date="2025-06-30T15:09:00Z" w16du:dateUtc="2025-06-30T07:09:00Z">
        <w:r>
          <w:rPr>
            <w:rFonts w:hint="eastAsia"/>
          </w:rPr>
          <w:t>手指的各个自由度均由该手指各个指节共享，每个自由度的控制均为</w:t>
        </w:r>
      </w:ins>
      <w:ins w:id="60" w:author="Longhui Qin" w:date="2025-06-30T15:10:00Z" w16du:dateUtc="2025-06-30T07:10:00Z">
        <w:r>
          <w:rPr>
            <w:rFonts w:hint="eastAsia"/>
          </w:rPr>
          <w:t>欠驱动式控制。通过对每根手指所有驱动电机的联合控制，可</w:t>
        </w:r>
      </w:ins>
      <w:ins w:id="61" w:author="Longhui Qin" w:date="2025-06-30T15:11:00Z" w16du:dateUtc="2025-06-30T07:11:00Z">
        <w:r>
          <w:rPr>
            <w:rFonts w:hint="eastAsia"/>
          </w:rPr>
          <w:t>极大增加手指末端的可达域。在以指根为顶点手指长度为半径的半球面棱锥内，</w:t>
        </w:r>
      </w:ins>
      <w:ins w:id="62" w:author="Longhui Qin" w:date="2025-06-30T15:12:00Z" w16du:dateUtc="2025-06-30T07:12:00Z">
        <w:r>
          <w:rPr>
            <w:rFonts w:hint="eastAsia"/>
          </w:rPr>
          <w:t>通过各驱动电机的协同控制，可实现手指的多种形态和位姿，以完成复杂操作动作。</w:t>
        </w:r>
      </w:ins>
    </w:p>
    <w:p w14:paraId="5BEADC51" w14:textId="05588D05" w:rsidR="000258BF" w:rsidRDefault="006934C9" w:rsidP="000258BF">
      <w:pPr>
        <w:numPr>
          <w:ilvl w:val="0"/>
          <w:numId w:val="1"/>
        </w:numPr>
        <w:ind w:firstLine="480"/>
        <w:rPr>
          <w:ins w:id="63" w:author="Longhui Qin" w:date="2025-06-30T15:07:00Z" w16du:dateUtc="2025-06-30T07:07:00Z"/>
        </w:rPr>
      </w:pPr>
      <w:r>
        <w:rPr>
          <w:rFonts w:hint="eastAsia"/>
        </w:rPr>
        <w:t>根据权利</w:t>
      </w:r>
      <w:r>
        <w:rPr>
          <w:rFonts w:hint="eastAsia"/>
        </w:rPr>
        <w:t>1</w:t>
      </w:r>
      <w:r>
        <w:rPr>
          <w:rFonts w:hint="eastAsia"/>
        </w:rPr>
        <w:t>所述</w:t>
      </w:r>
      <w:r w:rsidR="009C0750">
        <w:rPr>
          <w:rFonts w:hint="eastAsia"/>
        </w:rPr>
        <w:t>一种舵机驱动的多自由度自感知仿生灵巧手</w:t>
      </w:r>
      <w:r w:rsidR="000273F8">
        <w:rPr>
          <w:rFonts w:hint="eastAsia"/>
        </w:rPr>
        <w:t>，其特征在于</w:t>
      </w:r>
      <w:r w:rsidR="00EC76DA">
        <w:rPr>
          <w:rFonts w:hint="eastAsia"/>
        </w:rPr>
        <w:t>：</w:t>
      </w:r>
      <w:ins w:id="64" w:author="Longhui Qin" w:date="2025-06-30T15:02:00Z" w16du:dateUtc="2025-06-30T07:02:00Z">
        <w:r w:rsidR="00DD6F53">
          <w:rPr>
            <w:rFonts w:hint="eastAsia"/>
          </w:rPr>
          <w:t>该灵巧手每个手指均为类似于人手的刚柔混合结构</w:t>
        </w:r>
      </w:ins>
      <w:ins w:id="65" w:author="Longhui Qin" w:date="2025-06-30T15:03:00Z" w16du:dateUtc="2025-06-30T07:03:00Z">
        <w:r w:rsidR="00DD6F53">
          <w:rPr>
            <w:rFonts w:hint="eastAsia"/>
          </w:rPr>
          <w:t>，刚性质骨外包裹柔性皮肤。每根手指三个指节内均包含</w:t>
        </w:r>
        <w:commentRangeStart w:id="66"/>
        <w:r w:rsidR="00DD6F53">
          <w:rPr>
            <w:rFonts w:hint="eastAsia"/>
          </w:rPr>
          <w:t>1</w:t>
        </w:r>
        <w:r w:rsidR="00DD6F53">
          <w:rPr>
            <w:rFonts w:hint="eastAsia"/>
          </w:rPr>
          <w:t>个动态力和</w:t>
        </w:r>
        <w:r w:rsidR="00DD6F53">
          <w:rPr>
            <w:rFonts w:hint="eastAsia"/>
          </w:rPr>
          <w:t>1</w:t>
        </w:r>
        <w:r w:rsidR="00DD6F53">
          <w:rPr>
            <w:rFonts w:hint="eastAsia"/>
          </w:rPr>
          <w:t>个</w:t>
        </w:r>
      </w:ins>
      <w:commentRangeEnd w:id="66"/>
      <w:ins w:id="67" w:author="Longhui Qin" w:date="2025-06-30T15:04:00Z" w16du:dateUtc="2025-06-30T07:04:00Z">
        <w:r w:rsidR="00DD6F53">
          <w:rPr>
            <w:rStyle w:val="CommentReference"/>
          </w:rPr>
          <w:commentReference w:id="66"/>
        </w:r>
      </w:ins>
      <w:ins w:id="68" w:author="Longhui Qin" w:date="2025-06-30T15:03:00Z" w16du:dateUtc="2025-06-30T07:03:00Z">
        <w:r w:rsidR="00DD6F53">
          <w:rPr>
            <w:rFonts w:hint="eastAsia"/>
          </w:rPr>
          <w:t>静态力敏感元件</w:t>
        </w:r>
      </w:ins>
      <w:ins w:id="69" w:author="Longhui Qin" w:date="2025-06-30T15:05:00Z" w16du:dateUtc="2025-06-30T07:05:00Z">
        <w:r w:rsidR="000258BF">
          <w:rPr>
            <w:rFonts w:hint="eastAsia"/>
          </w:rPr>
          <w:t>，外部静态力或动态力在手指</w:t>
        </w:r>
      </w:ins>
      <w:ins w:id="70" w:author="Longhui Qin" w:date="2025-06-30T15:06:00Z" w16du:dateUtc="2025-06-30T07:06:00Z">
        <w:r w:rsidR="000258BF">
          <w:rPr>
            <w:rFonts w:hint="eastAsia"/>
          </w:rPr>
          <w:t>皮肤任一点的刺激均会传递到内部的敏感元件，从而改变敏感元件的电阻或电压值</w:t>
        </w:r>
      </w:ins>
      <w:ins w:id="71" w:author="Longhui Qin" w:date="2025-06-30T15:03:00Z" w16du:dateUtc="2025-06-30T07:03:00Z">
        <w:r w:rsidR="00DD6F53">
          <w:rPr>
            <w:rFonts w:hint="eastAsia"/>
          </w:rPr>
          <w:t>。</w:t>
        </w:r>
      </w:ins>
      <w:ins w:id="72" w:author="Longhui Qin" w:date="2025-06-30T15:07:00Z" w16du:dateUtc="2025-06-30T07:07:00Z">
        <w:r w:rsidR="000258BF">
          <w:rPr>
            <w:rFonts w:hint="eastAsia"/>
          </w:rPr>
          <w:t>通过对所有敏感元件电学量的实时检测，便可实现灵巧手的全手触觉。</w:t>
        </w:r>
      </w:ins>
    </w:p>
    <w:p w14:paraId="3504B0BC" w14:textId="653B86C3" w:rsidR="00EC76DA" w:rsidRDefault="00A411FE" w:rsidP="00EC76DA">
      <w:pPr>
        <w:numPr>
          <w:ilvl w:val="0"/>
          <w:numId w:val="1"/>
        </w:numPr>
        <w:ind w:firstLine="480"/>
      </w:pPr>
      <w:ins w:id="73" w:author="Longhui Qin" w:date="2025-06-30T15:08:00Z" w16du:dateUtc="2025-06-30T07:08:00Z">
        <w:r>
          <w:rPr>
            <w:rFonts w:hint="eastAsia"/>
          </w:rPr>
          <w:t>根据权利</w:t>
        </w:r>
        <w:r>
          <w:rPr>
            <w:rFonts w:hint="eastAsia"/>
          </w:rPr>
          <w:t>1</w:t>
        </w:r>
        <w:r>
          <w:rPr>
            <w:rFonts w:hint="eastAsia"/>
          </w:rPr>
          <w:t>所述一种舵机驱动的多自由度自感知仿生灵巧手，其特征在于：该灵巧手</w:t>
        </w:r>
      </w:ins>
      <w:ins w:id="74" w:author="Longhui Qin" w:date="2025-06-30T15:13:00Z" w16du:dateUtc="2025-06-30T07:13:00Z">
        <w:r>
          <w:rPr>
            <w:rFonts w:hint="eastAsia"/>
          </w:rPr>
          <w:t>舵机包含角度反馈信息；</w:t>
        </w:r>
      </w:ins>
      <w:ins w:id="75" w:author="Longhui Qin" w:date="2025-06-30T15:14:00Z" w16du:dateUtc="2025-06-30T07:14:00Z">
        <w:r>
          <w:rPr>
            <w:rFonts w:hint="eastAsia"/>
          </w:rPr>
          <w:t>驱动</w:t>
        </w:r>
      </w:ins>
      <w:ins w:id="76" w:author="Longhui Qin" w:date="2025-06-30T15:15:00Z" w16du:dateUtc="2025-06-30T07:15:00Z">
        <w:r>
          <w:rPr>
            <w:rFonts w:hint="eastAsia"/>
          </w:rPr>
          <w:t>手指</w:t>
        </w:r>
      </w:ins>
      <w:ins w:id="77" w:author="Longhui Qin" w:date="2025-06-30T15:13:00Z" w16du:dateUtc="2025-06-30T07:13:00Z">
        <w:r>
          <w:rPr>
            <w:rFonts w:hint="eastAsia"/>
          </w:rPr>
          <w:t>弯曲</w:t>
        </w:r>
      </w:ins>
      <w:ins w:id="78" w:author="Longhui Qin" w:date="2025-06-30T15:15:00Z" w16du:dateUtc="2025-06-30T07:15:00Z">
        <w:r>
          <w:rPr>
            <w:rFonts w:hint="eastAsia"/>
          </w:rPr>
          <w:t>自由度的</w:t>
        </w:r>
      </w:ins>
      <w:ins w:id="79" w:author="Longhui Qin" w:date="2025-06-30T15:16:00Z" w16du:dateUtc="2025-06-30T07:16:00Z">
        <w:r>
          <w:rPr>
            <w:rFonts w:hint="eastAsia"/>
          </w:rPr>
          <w:t>控制</w:t>
        </w:r>
      </w:ins>
      <w:ins w:id="80" w:author="Longhui Qin" w:date="2025-06-30T15:15:00Z" w16du:dateUtc="2025-06-30T07:15:00Z">
        <w:r>
          <w:rPr>
            <w:rFonts w:hint="eastAsia"/>
          </w:rPr>
          <w:t>舵机，通过对舵机不同转动角度与手指弯曲角度的实时</w:t>
        </w:r>
      </w:ins>
      <w:ins w:id="81" w:author="Longhui Qin" w:date="2025-06-30T15:17:00Z" w16du:dateUtc="2025-06-30T07:17:00Z">
        <w:r>
          <w:rPr>
            <w:rFonts w:hint="eastAsia"/>
          </w:rPr>
          <w:t>记录</w:t>
        </w:r>
      </w:ins>
      <w:ins w:id="82" w:author="Longhui Qin" w:date="2025-06-30T15:15:00Z" w16du:dateUtc="2025-06-30T07:15:00Z">
        <w:r>
          <w:rPr>
            <w:rFonts w:hint="eastAsia"/>
          </w:rPr>
          <w:t>比对，可获取</w:t>
        </w:r>
      </w:ins>
      <w:ins w:id="83" w:author="Longhui Qin" w:date="2025-06-30T15:16:00Z" w16du:dateUtc="2025-06-30T07:16:00Z">
        <w:r>
          <w:rPr>
            <w:rFonts w:hint="eastAsia"/>
          </w:rPr>
          <w:t>该舵机弯曲角度反馈与手指弯曲角度之间的对应关系；驱动手指摆动自由度的两个控制舵机，</w:t>
        </w:r>
      </w:ins>
      <w:ins w:id="84" w:author="Longhui Qin" w:date="2025-06-30T15:17:00Z" w16du:dateUtc="2025-06-30T07:17:00Z">
        <w:r>
          <w:rPr>
            <w:rFonts w:hint="eastAsia"/>
          </w:rPr>
          <w:t>通过对两个舵机不同转动角度平均值与手指摆动角度的实时记录比对，</w:t>
        </w:r>
      </w:ins>
      <w:ins w:id="85" w:author="Longhui Qin" w:date="2025-06-30T15:27:00Z" w16du:dateUtc="2025-06-30T07:27:00Z">
        <w:r w:rsidR="006A6B32">
          <w:rPr>
            <w:rFonts w:hint="eastAsia"/>
          </w:rPr>
          <w:t>获取</w:t>
        </w:r>
      </w:ins>
      <w:ins w:id="86" w:author="Longhui Qin" w:date="2025-06-30T15:28:00Z" w16du:dateUtc="2025-06-30T07:28:00Z">
        <w:r w:rsidR="006A6B32">
          <w:rPr>
            <w:rFonts w:hint="eastAsia"/>
          </w:rPr>
          <w:t>两个舵机摆动角度反馈与手指摆动角度之间的对应关系。据此，可实现手指和整手动作</w:t>
        </w:r>
      </w:ins>
      <w:ins w:id="87" w:author="Longhui Qin" w:date="2025-06-30T15:29:00Z" w16du:dateUtc="2025-06-30T07:29:00Z">
        <w:r w:rsidR="006A6B32">
          <w:rPr>
            <w:rFonts w:hint="eastAsia"/>
          </w:rPr>
          <w:t>的自主感知，使灵巧手具备本体感受觉。</w:t>
        </w:r>
      </w:ins>
      <w:ins w:id="88" w:author="Longhui Qin" w:date="2025-06-30T15:13:00Z" w16du:dateUtc="2025-06-30T07:13:00Z">
        <w:r>
          <w:rPr>
            <w:rFonts w:hint="eastAsia"/>
          </w:rPr>
          <w:t>控制舵机的角度反馈，</w:t>
        </w:r>
      </w:ins>
      <w:ins w:id="89" w:author="Longhui Qin" w:date="2025-06-30T15:14:00Z" w16du:dateUtc="2025-06-30T07:14:00Z">
        <w:r>
          <w:rPr>
            <w:rFonts w:hint="eastAsia"/>
          </w:rPr>
          <w:t>通过</w:t>
        </w:r>
      </w:ins>
      <w:del w:id="90" w:author="Longhui Qin" w:date="2025-06-30T15:02:00Z" w16du:dateUtc="2025-06-30T07:02:00Z">
        <w:r w:rsidR="00EC76DA" w:rsidDel="00DD6F53">
          <w:rPr>
            <w:rFonts w:hint="eastAsia"/>
          </w:rPr>
          <w:delText>所述</w:delText>
        </w:r>
        <w:r w:rsidR="001D45EA" w:rsidDel="00DD6F53">
          <w:rPr>
            <w:rFonts w:hint="eastAsia"/>
          </w:rPr>
          <w:delText>舵机为</w:delText>
        </w:r>
        <w:r w:rsidR="001D45EA" w:rsidDel="00DD6F53">
          <w:rPr>
            <w:rFonts w:hint="eastAsia"/>
          </w:rPr>
          <w:delText>STS3032</w:delText>
        </w:r>
        <w:r w:rsidR="001D45EA" w:rsidDel="00DD6F53">
          <w:rPr>
            <w:rFonts w:hint="eastAsia"/>
          </w:rPr>
          <w:delText>总线舵机，该舵机具有负载反馈，温度反馈、位置反馈、电流电压反馈、速度反馈等功能，可以实现负载，温度，位置等的感知。所述触觉感知使用静态力传感器</w:delText>
        </w:r>
        <w:r w:rsidR="00ED22B1" w:rsidDel="00DD6F53">
          <w:rPr>
            <w:rFonts w:hint="eastAsia"/>
          </w:rPr>
          <w:delText>（</w:delText>
        </w:r>
        <w:r w:rsidR="00ED22B1" w:rsidDel="00DD6F53">
          <w:rPr>
            <w:rFonts w:hint="eastAsia"/>
          </w:rPr>
          <w:delText>14</w:delText>
        </w:r>
        <w:r w:rsidR="00ED22B1" w:rsidDel="00DD6F53">
          <w:rPr>
            <w:rFonts w:hint="eastAsia"/>
          </w:rPr>
          <w:delText>）</w:delText>
        </w:r>
        <w:r w:rsidR="001D45EA" w:rsidDel="00DD6F53">
          <w:rPr>
            <w:rFonts w:hint="eastAsia"/>
          </w:rPr>
          <w:delText>和动态力传感器</w:delText>
        </w:r>
        <w:r w:rsidR="00ED22B1" w:rsidDel="00DD6F53">
          <w:rPr>
            <w:rFonts w:hint="eastAsia"/>
          </w:rPr>
          <w:delText>（</w:delText>
        </w:r>
        <w:r w:rsidR="00ED22B1" w:rsidDel="00DD6F53">
          <w:rPr>
            <w:rFonts w:hint="eastAsia"/>
          </w:rPr>
          <w:delText>15</w:delText>
        </w:r>
        <w:r w:rsidR="00ED22B1" w:rsidDel="00DD6F53">
          <w:rPr>
            <w:rFonts w:hint="eastAsia"/>
          </w:rPr>
          <w:delText>）</w:delText>
        </w:r>
        <w:r w:rsidR="001D45EA" w:rsidDel="00DD6F53">
          <w:rPr>
            <w:rFonts w:hint="eastAsia"/>
          </w:rPr>
          <w:delText>，通过反馈回的电压信号实现，二者结合即可实现灵巧手的</w:delText>
        </w:r>
        <w:r w:rsidR="001D45EA" w:rsidRPr="00ED22B1" w:rsidDel="00DD6F53">
          <w:rPr>
            <w:rFonts w:hint="eastAsia"/>
          </w:rPr>
          <w:delText>本体感受觉和触觉</w:delText>
        </w:r>
      </w:del>
      <w:r w:rsidR="001D45EA">
        <w:rPr>
          <w:rFonts w:hint="eastAsia"/>
        </w:rPr>
        <w:t>。</w:t>
      </w:r>
    </w:p>
    <w:p w14:paraId="36A86EC8" w14:textId="77777777" w:rsidR="00F70ED1" w:rsidRDefault="00F70ED1">
      <w:pPr>
        <w:rPr>
          <w:b/>
          <w:bCs/>
          <w:sz w:val="28"/>
          <w:szCs w:val="24"/>
        </w:rPr>
        <w:sectPr w:rsidR="00F70ED1">
          <w:headerReference w:type="default" r:id="rId16"/>
          <w:footerReference w:type="default" r:id="rId17"/>
          <w:pgSz w:w="11906" w:h="16838"/>
          <w:pgMar w:top="1440" w:right="1080" w:bottom="1440" w:left="1080" w:header="851" w:footer="992" w:gutter="0"/>
          <w:pgNumType w:start="1"/>
          <w:cols w:space="720"/>
          <w:docGrid w:type="lines" w:linePitch="312"/>
        </w:sectPr>
      </w:pPr>
    </w:p>
    <w:p w14:paraId="76AEB9F5" w14:textId="4BC576EE" w:rsidR="00F70ED1" w:rsidRDefault="009C0750">
      <w:pPr>
        <w:jc w:val="center"/>
        <w:rPr>
          <w:b/>
          <w:bCs/>
          <w:sz w:val="32"/>
          <w:szCs w:val="28"/>
        </w:rPr>
      </w:pPr>
      <w:r w:rsidRPr="009C0750">
        <w:rPr>
          <w:rFonts w:hint="eastAsia"/>
          <w:b/>
          <w:bCs/>
          <w:sz w:val="32"/>
          <w:szCs w:val="28"/>
        </w:rPr>
        <w:lastRenderedPageBreak/>
        <w:t>一种舵机驱动的多自由度自感知仿生灵巧手</w:t>
      </w:r>
    </w:p>
    <w:p w14:paraId="2820DAE6" w14:textId="77777777" w:rsidR="00F70ED1" w:rsidRDefault="00A32264">
      <w:pPr>
        <w:rPr>
          <w:b/>
          <w:bCs/>
        </w:rPr>
      </w:pPr>
      <w:r>
        <w:rPr>
          <w:rFonts w:hint="eastAsia"/>
          <w:b/>
          <w:bCs/>
        </w:rPr>
        <w:t>技术领域</w:t>
      </w:r>
    </w:p>
    <w:p w14:paraId="0F7A7CCE" w14:textId="527D28FD" w:rsidR="00F70ED1" w:rsidRDefault="00A32264" w:rsidP="009C0750">
      <w:pPr>
        <w:ind w:firstLineChars="200" w:firstLine="480"/>
      </w:pPr>
      <w:r>
        <w:rPr>
          <w:rFonts w:hint="eastAsia"/>
        </w:rPr>
        <w:t>本发明涉及</w:t>
      </w:r>
      <w:r w:rsidR="00346B70">
        <w:rPr>
          <w:rFonts w:hint="eastAsia"/>
        </w:rPr>
        <w:t>机器人技术</w:t>
      </w:r>
      <w:r>
        <w:rPr>
          <w:rFonts w:hint="eastAsia"/>
        </w:rPr>
        <w:t>领域，尤其涉及</w:t>
      </w:r>
      <w:r w:rsidR="009C0750">
        <w:rPr>
          <w:rFonts w:hint="eastAsia"/>
        </w:rPr>
        <w:t>一种舵机驱动的多自由度自感知仿生灵巧手</w:t>
      </w:r>
      <w:r w:rsidR="00301C55">
        <w:rPr>
          <w:rFonts w:hint="eastAsia"/>
        </w:rPr>
        <w:t>。</w:t>
      </w:r>
    </w:p>
    <w:p w14:paraId="691296BE" w14:textId="77777777" w:rsidR="00F70ED1" w:rsidRDefault="00A32264">
      <w:pPr>
        <w:rPr>
          <w:b/>
          <w:bCs/>
        </w:rPr>
      </w:pPr>
      <w:r>
        <w:rPr>
          <w:rFonts w:hint="eastAsia"/>
          <w:b/>
          <w:bCs/>
        </w:rPr>
        <w:t>背景技术</w:t>
      </w:r>
    </w:p>
    <w:p w14:paraId="42FA5CD7" w14:textId="45FA35AF" w:rsidR="004B471A" w:rsidRPr="004B471A" w:rsidRDefault="004B471A" w:rsidP="004B471A">
      <w:pPr>
        <w:ind w:firstLineChars="200" w:firstLine="480"/>
      </w:pPr>
      <w:r w:rsidRPr="004B471A">
        <w:t>随着机器人技术在医疗康复、人形交互、精密作业等领域的广泛应用，末端执行器对操作精度、灵活性和感知能力的要求不断提升。传统刚性夹爪在结构简单、控制方便的同时，难以胜任复杂环境下的柔性抓取与多任务操作。仿人灵巧手因其多自由度与高拟人性，成为机器人研究的重要方向之一。</w:t>
      </w:r>
    </w:p>
    <w:p w14:paraId="233BB323" w14:textId="0EE6492B" w:rsidR="00E00868" w:rsidRDefault="00E00868" w:rsidP="004B471A">
      <w:pPr>
        <w:ind w:firstLineChars="200" w:firstLine="480"/>
      </w:pPr>
      <w:r w:rsidRPr="00E00868">
        <w:t>现有灵巧手普遍存在驱动结构复杂、系统集成度低、成本高</w:t>
      </w:r>
      <w:r w:rsidR="004F2E11">
        <w:rPr>
          <w:rFonts w:hint="eastAsia"/>
        </w:rPr>
        <w:t>，感知能力差</w:t>
      </w:r>
      <w:r w:rsidRPr="00E00868">
        <w:t>的问题，难以在轻量化平台、科研教学或大规模机器人系统中推广</w:t>
      </w:r>
      <w:r w:rsidR="009A232A">
        <w:rPr>
          <w:rFonts w:hint="eastAsia"/>
        </w:rPr>
        <w:t>。</w:t>
      </w:r>
      <w:r w:rsidRPr="00E00868">
        <w:t>传统刚性结构虽然具备一定控制精度，但笨重、柔顺性差，不利于灵活抓握和复杂环境适应。近年来出现的腱绳柔性传动方案通过模拟肌腱拉动实现多关节协调，提高了结构紧凑性和仿生性，但其控制精度和反馈机制仍是限制性能提升的关键。同时，大多数灵巧手仅具备位置控制功能，缺乏对接触信息的有效感知，常见的外贴式触觉传感器则存在集成困难、稳定性差、易脱落等问题，难以满足长期、稳定、高可靠的应用需求。</w:t>
      </w:r>
    </w:p>
    <w:p w14:paraId="2D00DAE3" w14:textId="2DDCF762" w:rsidR="004B471A" w:rsidRPr="004B471A" w:rsidRDefault="00E00868" w:rsidP="00DF0720">
      <w:pPr>
        <w:ind w:firstLineChars="200" w:firstLine="480"/>
      </w:pPr>
      <w:r w:rsidRPr="00E00868">
        <w:t>因此，亟需一种结构紧凑、控制简洁、具备</w:t>
      </w:r>
      <w:r w:rsidR="004F2E11">
        <w:rPr>
          <w:rFonts w:hint="eastAsia"/>
        </w:rPr>
        <w:t>丰富</w:t>
      </w:r>
      <w:r w:rsidRPr="00E00868">
        <w:t>感知能力的灵巧手装置，以兼顾高自由度运动控制与多模态感知需求</w:t>
      </w:r>
      <w:r w:rsidR="00B31FA9">
        <w:rPr>
          <w:rFonts w:hint="eastAsia"/>
        </w:rPr>
        <w:t>。</w:t>
      </w:r>
    </w:p>
    <w:p w14:paraId="5E0D2EAF" w14:textId="77777777" w:rsidR="00F70ED1" w:rsidRDefault="00A32264">
      <w:pPr>
        <w:rPr>
          <w:b/>
          <w:bCs/>
        </w:rPr>
      </w:pPr>
      <w:r>
        <w:rPr>
          <w:rFonts w:hint="eastAsia"/>
          <w:b/>
          <w:bCs/>
        </w:rPr>
        <w:t>发明内容</w:t>
      </w:r>
    </w:p>
    <w:p w14:paraId="22774BB2" w14:textId="08D190FE" w:rsidR="00B31FA9" w:rsidRDefault="00B31FA9">
      <w:pPr>
        <w:rPr>
          <w:b/>
          <w:bCs/>
        </w:rPr>
      </w:pPr>
      <w:r>
        <w:rPr>
          <w:b/>
          <w:bCs/>
        </w:rPr>
        <w:tab/>
      </w:r>
      <w:r w:rsidR="00D772D3" w:rsidRPr="00D772D3">
        <w:t>本发明针对现有技术中的不足，提出了</w:t>
      </w:r>
      <w:r w:rsidR="009C0750">
        <w:rPr>
          <w:rFonts w:hint="eastAsia"/>
        </w:rPr>
        <w:t>一种舵机驱动的多自由度自感知仿生灵巧手</w:t>
      </w:r>
      <w:r w:rsidR="00D772D3" w:rsidRPr="00D772D3">
        <w:t>。该灵巧手采用基于总线舵机驱动、腱绳传动的驱动方式，在手指各指节处集成了静态力传感器和动态</w:t>
      </w:r>
      <w:r w:rsidR="00FB20B8">
        <w:rPr>
          <w:rFonts w:hint="eastAsia"/>
        </w:rPr>
        <w:t>力</w:t>
      </w:r>
      <w:r w:rsidR="00D772D3" w:rsidRPr="00D772D3">
        <w:t>传感器，并通过总线舵机实现位置、负载等信息的实时反馈，从而具备触觉和本体感受功能。此外，在手指外部采用柔性材料浇筑成皮肤，形成刚性骨架与柔性包覆相结合的结构，增强了其仿生性和适应性。该灵巧手具备较多自由度和较强的感知能力，能够灵活应对多种复杂工况。</w:t>
      </w:r>
    </w:p>
    <w:p w14:paraId="29E2DF85" w14:textId="77777777" w:rsidR="00F70ED1" w:rsidRDefault="00A32264">
      <w:pPr>
        <w:ind w:firstLineChars="200" w:firstLine="480"/>
        <w:rPr>
          <w:rFonts w:ascii="宋体" w:hAnsi="宋体"/>
        </w:rPr>
      </w:pPr>
      <w:r>
        <w:rPr>
          <w:rFonts w:ascii="宋体" w:hAnsi="宋体" w:hint="eastAsia"/>
        </w:rPr>
        <w:t>为解决上述技术问题，本发明提供技术方案如下：</w:t>
      </w:r>
    </w:p>
    <w:p w14:paraId="2931B0A9" w14:textId="1C23DEDE" w:rsidR="00D9176D" w:rsidRDefault="009C0750" w:rsidP="00D9176D">
      <w:pPr>
        <w:ind w:firstLine="420"/>
      </w:pPr>
      <w:r>
        <w:rPr>
          <w:rFonts w:hint="eastAsia"/>
        </w:rPr>
        <w:t>一种舵机驱动的多自由度自感知仿生灵巧手</w:t>
      </w:r>
      <w:r w:rsidR="00D9176D">
        <w:rPr>
          <w:rFonts w:hint="eastAsia"/>
        </w:rPr>
        <w:t>，其特征在于：由结构和驱动原理相同的食指、中指、无名指、小指、大拇指组成，各个手指依靠弹簧复位和腱绳牵引做出动作，舵机集成在各个手指的手掌部分，手指按照人手顺序依次排列组成灵巧手，依次连接在手腕关节上。所述五指在指尖，指腹部位均设置触觉传感器，传感器外包裹柔性材料形成刚柔混合结</w:t>
      </w:r>
      <w:r w:rsidR="00D9176D">
        <w:rPr>
          <w:rFonts w:hint="eastAsia"/>
        </w:rPr>
        <w:lastRenderedPageBreak/>
        <w:t>构。</w:t>
      </w:r>
    </w:p>
    <w:p w14:paraId="0E78A6FA" w14:textId="523D78D2" w:rsidR="00704B75" w:rsidRDefault="00704B75" w:rsidP="00704B75">
      <w:pPr>
        <w:ind w:firstLine="420"/>
      </w:pPr>
      <w:r>
        <w:rPr>
          <w:rFonts w:hint="eastAsia"/>
        </w:rPr>
        <w:t>进一步的，所述食指、中指、无名指、小指、大拇指通过腱绳连接在舵机转盘上，所述舵机可以通过控制转盘的转动角度实时监控腱绳的伸缩量进而确定手指的弯曲程度以及摇摆程度。</w:t>
      </w:r>
    </w:p>
    <w:p w14:paraId="2332CB7D" w14:textId="2875D2EB" w:rsidR="00EE21E1" w:rsidRDefault="00704B75" w:rsidP="00EE21E1">
      <w:pPr>
        <w:ind w:firstLine="420"/>
      </w:pPr>
      <w:r>
        <w:rPr>
          <w:rFonts w:hint="eastAsia"/>
        </w:rPr>
        <w:t>进一步的，</w:t>
      </w:r>
      <w:r w:rsidR="00EE21E1">
        <w:rPr>
          <w:rFonts w:hint="eastAsia"/>
        </w:rPr>
        <w:t>所述食指、中指、无名指、小指、大拇指均由指尖、指腹、指根、万向节组成。各个部分之间采用轴承接触以减小摩擦力。</w:t>
      </w:r>
    </w:p>
    <w:p w14:paraId="0FAE2C64" w14:textId="73928929" w:rsidR="00704B75" w:rsidRPr="00EE21E1" w:rsidRDefault="00EE21E1" w:rsidP="00D9176D">
      <w:pPr>
        <w:ind w:firstLine="420"/>
      </w:pPr>
      <w:r>
        <w:rPr>
          <w:rFonts w:hint="eastAsia"/>
        </w:rPr>
        <w:t>进一步的，所述食指、中指、无名指、小指、大拇指的指尖、指腹、指根之间采用八字绳集联，限制指尖、指腹的自由度。</w:t>
      </w:r>
    </w:p>
    <w:p w14:paraId="12E364FC" w14:textId="6F7B4375" w:rsidR="00EE21E1" w:rsidRDefault="00EE21E1" w:rsidP="00EE21E1">
      <w:pPr>
        <w:ind w:firstLine="420"/>
      </w:pPr>
      <w:r>
        <w:rPr>
          <w:rFonts w:hint="eastAsia"/>
        </w:rPr>
        <w:t>进一步的，所述食指、中指、无名指、小指、大拇指采用相同的弹簧回复机构，弹簧</w:t>
      </w:r>
      <w:r w:rsidR="00411DC7">
        <w:rPr>
          <w:rFonts w:hint="eastAsia"/>
        </w:rPr>
        <w:t>牵引</w:t>
      </w:r>
      <w:r>
        <w:rPr>
          <w:rFonts w:hint="eastAsia"/>
        </w:rPr>
        <w:t>绳一头连接在指腹的销钉上，另一头连接在弹簧上，弹簧固定绳一头固定在掌</w:t>
      </w:r>
      <w:r w:rsidR="00FB20B8">
        <w:rPr>
          <w:rFonts w:hint="eastAsia"/>
        </w:rPr>
        <w:t>骨</w:t>
      </w:r>
      <w:r>
        <w:rPr>
          <w:rFonts w:hint="eastAsia"/>
        </w:rPr>
        <w:t>上，另一头连接在弹簧的另一端，利用弹簧的变形拉力复位。</w:t>
      </w:r>
    </w:p>
    <w:p w14:paraId="3C0BDA51" w14:textId="378ED5D2" w:rsidR="00EE21E1" w:rsidRDefault="00EE21E1" w:rsidP="00EE21E1">
      <w:pPr>
        <w:ind w:firstLine="420"/>
      </w:pPr>
      <w:r>
        <w:rPr>
          <w:rFonts w:hint="eastAsia"/>
        </w:rPr>
        <w:t>进一步的，所述食指、中指、无名指</w:t>
      </w:r>
      <w:r w:rsidR="00080D4A">
        <w:rPr>
          <w:rFonts w:hint="eastAsia"/>
        </w:rPr>
        <w:t xml:space="preserve"> </w:t>
      </w:r>
      <w:r>
        <w:rPr>
          <w:rFonts w:hint="eastAsia"/>
        </w:rPr>
        <w:t>、小指、大拇指的指尖、指腹的正面均布置了</w:t>
      </w:r>
      <w:r w:rsidR="00D772D3">
        <w:rPr>
          <w:rFonts w:hint="eastAsia"/>
        </w:rPr>
        <w:t>静</w:t>
      </w:r>
      <w:r w:rsidR="00D772D3">
        <w:rPr>
          <w:rFonts w:hint="eastAsia"/>
        </w:rPr>
        <w:t>/</w:t>
      </w:r>
      <w:r w:rsidR="00D772D3">
        <w:rPr>
          <w:rFonts w:hint="eastAsia"/>
        </w:rPr>
        <w:t>动态</w:t>
      </w:r>
      <w:r>
        <w:rPr>
          <w:rFonts w:hint="eastAsia"/>
        </w:rPr>
        <w:t>触觉传感器，所述</w:t>
      </w:r>
      <w:r w:rsidR="00D772D3">
        <w:rPr>
          <w:rFonts w:hint="eastAsia"/>
        </w:rPr>
        <w:t>静</w:t>
      </w:r>
      <w:r w:rsidR="00D03ED6">
        <w:rPr>
          <w:rFonts w:hint="eastAsia"/>
        </w:rPr>
        <w:t>态</w:t>
      </w:r>
      <w:r w:rsidR="00D772D3">
        <w:rPr>
          <w:rFonts w:hint="eastAsia"/>
        </w:rPr>
        <w:t>力传感器由</w:t>
      </w:r>
      <w:r w:rsidR="00D03ED6">
        <w:rPr>
          <w:rFonts w:hint="eastAsia"/>
        </w:rPr>
        <w:t>应变片组成，动态力传感器由</w:t>
      </w:r>
      <w:r w:rsidR="00D03ED6">
        <w:rPr>
          <w:rFonts w:hint="eastAsia"/>
        </w:rPr>
        <w:t>PVDF</w:t>
      </w:r>
      <w:r w:rsidR="00D03ED6">
        <w:rPr>
          <w:rFonts w:hint="eastAsia"/>
        </w:rPr>
        <w:t>制作</w:t>
      </w:r>
      <w:r>
        <w:rPr>
          <w:rFonts w:hint="eastAsia"/>
        </w:rPr>
        <w:t>。</w:t>
      </w:r>
    </w:p>
    <w:p w14:paraId="762D6F45" w14:textId="26AC7CFB" w:rsidR="00EE21E1" w:rsidRPr="00080D4A" w:rsidRDefault="00080D4A" w:rsidP="00EE21E1">
      <w:pPr>
        <w:ind w:firstLine="420"/>
      </w:pPr>
      <w:r>
        <w:rPr>
          <w:rFonts w:hint="eastAsia"/>
        </w:rPr>
        <w:t>进一步的，所述舵机采用</w:t>
      </w:r>
      <w:r w:rsidR="00D772D3">
        <w:rPr>
          <w:rFonts w:hint="eastAsia"/>
        </w:rPr>
        <w:t>STS3032</w:t>
      </w:r>
      <w:r w:rsidR="00D772D3">
        <w:rPr>
          <w:rFonts w:hint="eastAsia"/>
        </w:rPr>
        <w:t>总线</w:t>
      </w:r>
      <w:r>
        <w:rPr>
          <w:rFonts w:hint="eastAsia"/>
        </w:rPr>
        <w:t>舵机，舵机上安装绕线转盘用于缠绕驱动线</w:t>
      </w:r>
      <w:r w:rsidR="00B26C13">
        <w:rPr>
          <w:rFonts w:hint="eastAsia"/>
        </w:rPr>
        <w:t>。</w:t>
      </w:r>
    </w:p>
    <w:p w14:paraId="13C2689E" w14:textId="0B1CBBE7" w:rsidR="00D9176D" w:rsidRDefault="00B26C13" w:rsidP="00B26C13">
      <w:pPr>
        <w:ind w:firstLineChars="200" w:firstLine="480"/>
      </w:pPr>
      <w:r>
        <w:rPr>
          <w:rFonts w:hint="eastAsia"/>
        </w:rPr>
        <w:t>进一步的，所述柔性材料使用</w:t>
      </w:r>
      <w:r w:rsidR="009C0750">
        <w:rPr>
          <w:rFonts w:hint="eastAsia"/>
        </w:rPr>
        <w:t>单组分室温固化橡胶</w:t>
      </w:r>
      <w:r>
        <w:rPr>
          <w:rFonts w:hint="eastAsia"/>
        </w:rPr>
        <w:t>。</w:t>
      </w:r>
    </w:p>
    <w:p w14:paraId="761549A8" w14:textId="128B02EE" w:rsidR="00512DE1" w:rsidRDefault="00512DE1" w:rsidP="00512DE1">
      <w:pPr>
        <w:ind w:firstLine="420"/>
        <w:rPr>
          <w:szCs w:val="24"/>
        </w:rPr>
      </w:pPr>
      <w:r w:rsidRPr="00512DE1">
        <w:rPr>
          <w:szCs w:val="24"/>
        </w:rPr>
        <w:t>与现有技术相比，本发明具有如下有益效果：本发明提出的</w:t>
      </w:r>
      <w:r w:rsidR="009C0750">
        <w:rPr>
          <w:rFonts w:hint="eastAsia"/>
        </w:rPr>
        <w:t>舵机驱动的多自由度自感知仿生灵巧手</w:t>
      </w:r>
      <w:r w:rsidRPr="00512DE1">
        <w:rPr>
          <w:szCs w:val="24"/>
        </w:rPr>
        <w:t>不仅结构简单紧凑，通过基于总线舵机的线驱动方式，实现了手指的灵活操控，还具备动态与静态双重力感知能力。手指外部采用柔性材料浇筑形成包覆结构，不仅有效保护了内部的触觉感知单元，还使得手指在接触时能够通过柔性表面的挤压与形变，更加稳健地抓取形状复杂、易碎或易变形的物体。同时，依托总线舵机的位置和负载反馈功能，灵巧手具备本体感受觉能力。通过该具备多自由度的仿生结构，不仅能够完成多种类型物体的精确抓取，还能在抓取过程中实时获取动静态触觉信息，构建闭环控制系统，从而实现对目标物体的灵巧、精准操作。</w:t>
      </w:r>
    </w:p>
    <w:p w14:paraId="18A30A20" w14:textId="56437CBD" w:rsidR="00F70ED1" w:rsidRDefault="00A32264" w:rsidP="00512DE1">
      <w:pPr>
        <w:ind w:firstLine="420"/>
        <w:rPr>
          <w:b/>
          <w:bCs/>
        </w:rPr>
      </w:pPr>
      <w:r>
        <w:rPr>
          <w:rFonts w:hint="eastAsia"/>
          <w:b/>
          <w:bCs/>
        </w:rPr>
        <w:t>附图说明</w:t>
      </w:r>
    </w:p>
    <w:p w14:paraId="41C8328F" w14:textId="77777777" w:rsidR="00577141" w:rsidRDefault="00577141" w:rsidP="00577141">
      <w:pPr>
        <w:ind w:firstLineChars="200" w:firstLine="480"/>
      </w:pPr>
      <w:r>
        <w:rPr>
          <w:rFonts w:hint="eastAsia"/>
        </w:rPr>
        <w:t>图</w:t>
      </w:r>
      <w:r>
        <w:rPr>
          <w:rFonts w:hint="eastAsia"/>
        </w:rPr>
        <w:t>1</w:t>
      </w:r>
      <w:r>
        <w:rPr>
          <w:rFonts w:hint="eastAsia"/>
        </w:rPr>
        <w:t>为本发明</w:t>
      </w:r>
      <w:r w:rsidR="002E6D63">
        <w:rPr>
          <w:rFonts w:hint="eastAsia"/>
        </w:rPr>
        <w:t>实施例</w:t>
      </w:r>
      <w:r w:rsidR="00C06949">
        <w:rPr>
          <w:rFonts w:hint="eastAsia"/>
        </w:rPr>
        <w:t>整体结构</w:t>
      </w:r>
      <w:r>
        <w:rPr>
          <w:rFonts w:hint="eastAsia"/>
        </w:rPr>
        <w:t>示意图。</w:t>
      </w:r>
    </w:p>
    <w:p w14:paraId="384875FC" w14:textId="79D49B39" w:rsidR="00577141" w:rsidRDefault="00577141" w:rsidP="00577141">
      <w:pPr>
        <w:ind w:firstLineChars="200" w:firstLine="480"/>
      </w:pPr>
      <w:r>
        <w:rPr>
          <w:rFonts w:hint="eastAsia"/>
        </w:rPr>
        <w:t>图</w:t>
      </w:r>
      <w:r>
        <w:rPr>
          <w:rFonts w:hint="eastAsia"/>
        </w:rPr>
        <w:t>2</w:t>
      </w:r>
      <w:r>
        <w:rPr>
          <w:rFonts w:hint="eastAsia"/>
        </w:rPr>
        <w:t>为本发明</w:t>
      </w:r>
      <w:r w:rsidR="00E76586">
        <w:rPr>
          <w:rFonts w:hint="eastAsia"/>
        </w:rPr>
        <w:t>实施例</w:t>
      </w:r>
      <w:r>
        <w:rPr>
          <w:rFonts w:hint="eastAsia"/>
        </w:rPr>
        <w:t>的</w:t>
      </w:r>
      <w:r w:rsidR="00154A4B">
        <w:rPr>
          <w:rFonts w:hint="eastAsia"/>
        </w:rPr>
        <w:t>四指</w:t>
      </w:r>
      <w:r>
        <w:rPr>
          <w:rFonts w:hint="eastAsia"/>
        </w:rPr>
        <w:t>部分结构示意图。</w:t>
      </w:r>
    </w:p>
    <w:p w14:paraId="4EE31CD0" w14:textId="23936D1C" w:rsidR="00577141" w:rsidRDefault="00577141" w:rsidP="00577141">
      <w:pPr>
        <w:ind w:firstLineChars="200" w:firstLine="480"/>
      </w:pPr>
      <w:r>
        <w:rPr>
          <w:rFonts w:hint="eastAsia"/>
        </w:rPr>
        <w:t>图</w:t>
      </w:r>
      <w:r>
        <w:rPr>
          <w:rFonts w:hint="eastAsia"/>
        </w:rPr>
        <w:t>3</w:t>
      </w:r>
      <w:r>
        <w:rPr>
          <w:rFonts w:hint="eastAsia"/>
        </w:rPr>
        <w:t>为本发明</w:t>
      </w:r>
      <w:r w:rsidR="00E76586">
        <w:rPr>
          <w:rFonts w:hint="eastAsia"/>
        </w:rPr>
        <w:t>实施例</w:t>
      </w:r>
      <w:r>
        <w:rPr>
          <w:rFonts w:hint="eastAsia"/>
        </w:rPr>
        <w:t>的</w:t>
      </w:r>
      <w:r w:rsidR="00154A4B">
        <w:rPr>
          <w:rFonts w:hint="eastAsia"/>
        </w:rPr>
        <w:t>大拇指结构</w:t>
      </w:r>
      <w:r>
        <w:rPr>
          <w:rFonts w:hint="eastAsia"/>
        </w:rPr>
        <w:t>示意图。</w:t>
      </w:r>
    </w:p>
    <w:p w14:paraId="77D95B4C" w14:textId="68906A58" w:rsidR="00154A4B" w:rsidRDefault="002E6D63" w:rsidP="00154A4B">
      <w:pPr>
        <w:ind w:firstLineChars="200" w:firstLine="480"/>
      </w:pPr>
      <w:r>
        <w:rPr>
          <w:rFonts w:hint="eastAsia"/>
        </w:rPr>
        <w:t>图</w:t>
      </w:r>
      <w:r>
        <w:rPr>
          <w:rFonts w:hint="eastAsia"/>
        </w:rPr>
        <w:t>4</w:t>
      </w:r>
      <w:r>
        <w:rPr>
          <w:rFonts w:hint="eastAsia"/>
        </w:rPr>
        <w:t>为</w:t>
      </w:r>
      <w:r w:rsidR="00E76586">
        <w:rPr>
          <w:rFonts w:hint="eastAsia"/>
        </w:rPr>
        <w:t>本发明实施例的</w:t>
      </w:r>
      <w:r w:rsidR="009F185B">
        <w:rPr>
          <w:rFonts w:hint="eastAsia"/>
        </w:rPr>
        <w:t>手指八字绳和回弹装置</w:t>
      </w:r>
      <w:r w:rsidR="00154A4B">
        <w:rPr>
          <w:rFonts w:hint="eastAsia"/>
        </w:rPr>
        <w:t>所在截面示意</w:t>
      </w:r>
      <w:r w:rsidR="00E76586">
        <w:rPr>
          <w:rFonts w:hint="eastAsia"/>
        </w:rPr>
        <w:t>图。</w:t>
      </w:r>
    </w:p>
    <w:p w14:paraId="354FC5A3" w14:textId="77777777" w:rsidR="00154A4B" w:rsidRDefault="00154A4B" w:rsidP="00154A4B">
      <w:pPr>
        <w:ind w:firstLineChars="200" w:firstLine="480"/>
      </w:pPr>
      <w:r>
        <w:rPr>
          <w:rFonts w:hint="eastAsia"/>
        </w:rPr>
        <w:t>图</w:t>
      </w:r>
      <w:r>
        <w:rPr>
          <w:rFonts w:hint="eastAsia"/>
        </w:rPr>
        <w:t>5</w:t>
      </w:r>
      <w:r>
        <w:rPr>
          <w:rFonts w:hint="eastAsia"/>
        </w:rPr>
        <w:t>为本发明实施例的手指八字绳和回弹装置结构示意图。</w:t>
      </w:r>
    </w:p>
    <w:p w14:paraId="3AB09747" w14:textId="722E9A4F" w:rsidR="00577141" w:rsidRDefault="00577141" w:rsidP="00154A4B">
      <w:pPr>
        <w:ind w:firstLineChars="200" w:firstLine="480"/>
      </w:pPr>
      <w:r>
        <w:rPr>
          <w:rFonts w:hint="eastAsia"/>
        </w:rPr>
        <w:lastRenderedPageBreak/>
        <w:t>图</w:t>
      </w:r>
      <w:r w:rsidR="002E6D63">
        <w:rPr>
          <w:rFonts w:hint="eastAsia"/>
        </w:rPr>
        <w:t>6</w:t>
      </w:r>
      <w:r>
        <w:rPr>
          <w:rFonts w:hint="eastAsia"/>
        </w:rPr>
        <w:t>为</w:t>
      </w:r>
      <w:r w:rsidR="0048103B">
        <w:rPr>
          <w:rFonts w:hint="eastAsia"/>
        </w:rPr>
        <w:t>本发明实施例的</w:t>
      </w:r>
      <w:r w:rsidR="00154A4B">
        <w:rPr>
          <w:rFonts w:hint="eastAsia"/>
        </w:rPr>
        <w:t>手腕双八字绳结构</w:t>
      </w:r>
      <w:r w:rsidR="0048103B">
        <w:rPr>
          <w:rFonts w:hint="eastAsia"/>
        </w:rPr>
        <w:t>示意图</w:t>
      </w:r>
      <w:r>
        <w:rPr>
          <w:rFonts w:hint="eastAsia"/>
        </w:rPr>
        <w:t>。</w:t>
      </w:r>
    </w:p>
    <w:p w14:paraId="00DF24F9" w14:textId="51FBD803" w:rsidR="00F70ED1" w:rsidRDefault="00577141" w:rsidP="00577141">
      <w:pPr>
        <w:ind w:firstLineChars="200" w:firstLine="480"/>
      </w:pPr>
      <w:r>
        <w:rPr>
          <w:rFonts w:hint="eastAsia"/>
        </w:rPr>
        <w:t>其中：</w:t>
      </w:r>
      <w:r>
        <w:rPr>
          <w:rFonts w:hint="eastAsia"/>
        </w:rPr>
        <w:t>1</w:t>
      </w:r>
      <w:r w:rsidR="00EA5188">
        <w:rPr>
          <w:rFonts w:hint="eastAsia"/>
        </w:rPr>
        <w:t>-</w:t>
      </w:r>
      <w:r w:rsidR="00154A4B">
        <w:rPr>
          <w:rFonts w:hint="eastAsia"/>
        </w:rPr>
        <w:t>四指</w:t>
      </w:r>
      <w:r>
        <w:rPr>
          <w:rFonts w:hint="eastAsia"/>
        </w:rPr>
        <w:t>，</w:t>
      </w:r>
      <w:r>
        <w:rPr>
          <w:rFonts w:hint="eastAsia"/>
        </w:rPr>
        <w:t>2</w:t>
      </w:r>
      <w:r w:rsidR="00EA5188">
        <w:rPr>
          <w:rFonts w:hint="eastAsia"/>
        </w:rPr>
        <w:t>-</w:t>
      </w:r>
      <w:r w:rsidR="00154A4B">
        <w:rPr>
          <w:rFonts w:hint="eastAsia"/>
        </w:rPr>
        <w:t>手掌</w:t>
      </w:r>
      <w:r>
        <w:rPr>
          <w:rFonts w:hint="eastAsia"/>
        </w:rPr>
        <w:t>，</w:t>
      </w:r>
      <w:r>
        <w:rPr>
          <w:rFonts w:hint="eastAsia"/>
        </w:rPr>
        <w:t>3</w:t>
      </w:r>
      <w:r w:rsidR="00EA5188">
        <w:rPr>
          <w:rFonts w:hint="eastAsia"/>
        </w:rPr>
        <w:t>-</w:t>
      </w:r>
      <w:r w:rsidR="00154A4B">
        <w:rPr>
          <w:rFonts w:hint="eastAsia"/>
        </w:rPr>
        <w:t>大拇指</w:t>
      </w:r>
      <w:r>
        <w:rPr>
          <w:rFonts w:hint="eastAsia"/>
        </w:rPr>
        <w:t>，</w:t>
      </w:r>
      <w:r>
        <w:rPr>
          <w:rFonts w:hint="eastAsia"/>
        </w:rPr>
        <w:t>4</w:t>
      </w:r>
      <w:r w:rsidR="00EA5188">
        <w:rPr>
          <w:rFonts w:hint="eastAsia"/>
        </w:rPr>
        <w:t>-</w:t>
      </w:r>
      <w:r w:rsidR="00154A4B">
        <w:rPr>
          <w:rFonts w:hint="eastAsia"/>
        </w:rPr>
        <w:t>手腕</w:t>
      </w:r>
      <w:r>
        <w:rPr>
          <w:rFonts w:hint="eastAsia"/>
        </w:rPr>
        <w:t>，</w:t>
      </w:r>
      <w:r>
        <w:rPr>
          <w:rFonts w:hint="eastAsia"/>
        </w:rPr>
        <w:t>5</w:t>
      </w:r>
      <w:r w:rsidR="00EA5188">
        <w:rPr>
          <w:rFonts w:hint="eastAsia"/>
        </w:rPr>
        <w:t>-</w:t>
      </w:r>
      <w:r w:rsidR="00154A4B">
        <w:rPr>
          <w:rFonts w:hint="eastAsia"/>
        </w:rPr>
        <w:t>小臂</w:t>
      </w:r>
      <w:r>
        <w:rPr>
          <w:rFonts w:hint="eastAsia"/>
        </w:rPr>
        <w:t>，</w:t>
      </w:r>
      <w:r>
        <w:rPr>
          <w:rFonts w:hint="eastAsia"/>
        </w:rPr>
        <w:t>6</w:t>
      </w:r>
      <w:r w:rsidR="00EA5188">
        <w:rPr>
          <w:rFonts w:hint="eastAsia"/>
        </w:rPr>
        <w:t>-</w:t>
      </w:r>
      <w:r w:rsidR="00154A4B">
        <w:rPr>
          <w:rFonts w:hint="eastAsia"/>
        </w:rPr>
        <w:t>指尖</w:t>
      </w:r>
      <w:r>
        <w:rPr>
          <w:rFonts w:hint="eastAsia"/>
        </w:rPr>
        <w:t>，</w:t>
      </w:r>
      <w:r>
        <w:rPr>
          <w:rFonts w:hint="eastAsia"/>
        </w:rPr>
        <w:t>7</w:t>
      </w:r>
      <w:r w:rsidR="00EA5188">
        <w:rPr>
          <w:rFonts w:hint="eastAsia"/>
        </w:rPr>
        <w:t>-</w:t>
      </w:r>
      <w:r w:rsidR="00154A4B">
        <w:rPr>
          <w:rFonts w:hint="eastAsia"/>
        </w:rPr>
        <w:t>指腹</w:t>
      </w:r>
      <w:r>
        <w:rPr>
          <w:rFonts w:hint="eastAsia"/>
        </w:rPr>
        <w:t>，</w:t>
      </w:r>
      <w:r>
        <w:rPr>
          <w:rFonts w:hint="eastAsia"/>
        </w:rPr>
        <w:t>8</w:t>
      </w:r>
      <w:r w:rsidR="00EA5188">
        <w:rPr>
          <w:rFonts w:hint="eastAsia"/>
        </w:rPr>
        <w:t>-</w:t>
      </w:r>
      <w:r w:rsidR="00154A4B">
        <w:rPr>
          <w:rFonts w:hint="eastAsia"/>
        </w:rPr>
        <w:t>指根</w:t>
      </w:r>
      <w:r>
        <w:rPr>
          <w:rFonts w:hint="eastAsia"/>
        </w:rPr>
        <w:t>，</w:t>
      </w:r>
      <w:r>
        <w:rPr>
          <w:rFonts w:hint="eastAsia"/>
        </w:rPr>
        <w:t>9</w:t>
      </w:r>
      <w:r w:rsidR="00EA5188">
        <w:rPr>
          <w:rFonts w:hint="eastAsia"/>
        </w:rPr>
        <w:t>-</w:t>
      </w:r>
      <w:r w:rsidR="00154A4B">
        <w:rPr>
          <w:rFonts w:hint="eastAsia"/>
        </w:rPr>
        <w:t>四指万向节</w:t>
      </w:r>
      <w:r>
        <w:rPr>
          <w:rFonts w:hint="eastAsia"/>
        </w:rPr>
        <w:t>，</w:t>
      </w:r>
      <w:r>
        <w:rPr>
          <w:rFonts w:hint="eastAsia"/>
        </w:rPr>
        <w:t>10</w:t>
      </w:r>
      <w:r w:rsidR="00EA5188">
        <w:rPr>
          <w:rFonts w:hint="eastAsia"/>
        </w:rPr>
        <w:t>-</w:t>
      </w:r>
      <w:r w:rsidR="00154A4B">
        <w:rPr>
          <w:rFonts w:hint="eastAsia"/>
        </w:rPr>
        <w:t>掌</w:t>
      </w:r>
      <w:r w:rsidR="00FB20B8">
        <w:rPr>
          <w:rFonts w:hint="eastAsia"/>
        </w:rPr>
        <w:t>骨</w:t>
      </w:r>
      <w:r>
        <w:rPr>
          <w:rFonts w:hint="eastAsia"/>
        </w:rPr>
        <w:t>，</w:t>
      </w:r>
      <w:r>
        <w:rPr>
          <w:rFonts w:hint="eastAsia"/>
        </w:rPr>
        <w:t>11</w:t>
      </w:r>
      <w:r w:rsidR="00EA5188">
        <w:rPr>
          <w:rFonts w:hint="eastAsia"/>
        </w:rPr>
        <w:t>-</w:t>
      </w:r>
      <w:r w:rsidR="00154A4B">
        <w:rPr>
          <w:rFonts w:hint="eastAsia"/>
        </w:rPr>
        <w:t>总线舵机</w:t>
      </w:r>
      <w:r>
        <w:rPr>
          <w:rFonts w:hint="eastAsia"/>
        </w:rPr>
        <w:t>，</w:t>
      </w:r>
      <w:r>
        <w:rPr>
          <w:rFonts w:hint="eastAsia"/>
        </w:rPr>
        <w:t>12</w:t>
      </w:r>
      <w:r w:rsidR="00EA5188">
        <w:rPr>
          <w:rFonts w:hint="eastAsia"/>
        </w:rPr>
        <w:t>-</w:t>
      </w:r>
      <w:r w:rsidR="00154A4B">
        <w:rPr>
          <w:rFonts w:hint="eastAsia"/>
        </w:rPr>
        <w:t>轴承</w:t>
      </w:r>
      <w:r>
        <w:rPr>
          <w:rFonts w:hint="eastAsia"/>
        </w:rPr>
        <w:t>，</w:t>
      </w:r>
      <w:r>
        <w:rPr>
          <w:rFonts w:hint="eastAsia"/>
        </w:rPr>
        <w:t>13</w:t>
      </w:r>
      <w:r w:rsidR="00EA5188">
        <w:rPr>
          <w:rFonts w:hint="eastAsia"/>
        </w:rPr>
        <w:t>-</w:t>
      </w:r>
      <w:r w:rsidR="00154A4B">
        <w:rPr>
          <w:rFonts w:hint="eastAsia"/>
        </w:rPr>
        <w:t>舵机转盘</w:t>
      </w:r>
      <w:r w:rsidR="009A542A">
        <w:rPr>
          <w:rFonts w:hint="eastAsia"/>
        </w:rPr>
        <w:t>，</w:t>
      </w:r>
      <w:r w:rsidR="009A542A">
        <w:rPr>
          <w:rFonts w:hint="eastAsia"/>
        </w:rPr>
        <w:t>14-</w:t>
      </w:r>
      <w:r w:rsidR="00154A4B">
        <w:rPr>
          <w:rFonts w:hint="eastAsia"/>
        </w:rPr>
        <w:t>静态</w:t>
      </w:r>
      <w:r w:rsidR="00FB20B8">
        <w:rPr>
          <w:rFonts w:hint="eastAsia"/>
        </w:rPr>
        <w:t>力</w:t>
      </w:r>
      <w:r w:rsidR="00154A4B">
        <w:rPr>
          <w:rFonts w:hint="eastAsia"/>
        </w:rPr>
        <w:t>传感器</w:t>
      </w:r>
      <w:r w:rsidR="009A542A">
        <w:rPr>
          <w:rFonts w:hint="eastAsia"/>
        </w:rPr>
        <w:t>，</w:t>
      </w:r>
      <w:r w:rsidR="009A542A">
        <w:rPr>
          <w:rFonts w:hint="eastAsia"/>
        </w:rPr>
        <w:t>15-</w:t>
      </w:r>
      <w:r w:rsidR="00154A4B">
        <w:rPr>
          <w:rFonts w:hint="eastAsia"/>
        </w:rPr>
        <w:t>动态</w:t>
      </w:r>
      <w:r w:rsidR="00FB20B8">
        <w:rPr>
          <w:rFonts w:hint="eastAsia"/>
        </w:rPr>
        <w:t>力</w:t>
      </w:r>
      <w:r w:rsidR="00154A4B">
        <w:rPr>
          <w:rFonts w:hint="eastAsia"/>
        </w:rPr>
        <w:t>传感器</w:t>
      </w:r>
      <w:r w:rsidR="009A542A">
        <w:rPr>
          <w:rFonts w:hint="eastAsia"/>
        </w:rPr>
        <w:t>，</w:t>
      </w:r>
      <w:r w:rsidR="009A542A">
        <w:rPr>
          <w:rFonts w:hint="eastAsia"/>
        </w:rPr>
        <w:t>16-</w:t>
      </w:r>
      <w:r w:rsidR="00154A4B">
        <w:rPr>
          <w:rFonts w:hint="eastAsia"/>
        </w:rPr>
        <w:t>拇指万向节</w:t>
      </w:r>
      <w:r w:rsidR="009A542A">
        <w:rPr>
          <w:rFonts w:hint="eastAsia"/>
        </w:rPr>
        <w:t>，</w:t>
      </w:r>
      <w:r w:rsidR="009A542A">
        <w:rPr>
          <w:rFonts w:hint="eastAsia"/>
        </w:rPr>
        <w:t>17-</w:t>
      </w:r>
      <w:r w:rsidR="00154A4B">
        <w:rPr>
          <w:rFonts w:hint="eastAsia"/>
        </w:rPr>
        <w:t>八字绳</w:t>
      </w:r>
      <w:r w:rsidR="009A542A">
        <w:rPr>
          <w:rFonts w:hint="eastAsia"/>
        </w:rPr>
        <w:t>，</w:t>
      </w:r>
      <w:r w:rsidR="009A542A">
        <w:rPr>
          <w:rFonts w:hint="eastAsia"/>
        </w:rPr>
        <w:t>18-</w:t>
      </w:r>
      <w:r w:rsidR="00154A4B">
        <w:rPr>
          <w:rFonts w:hint="eastAsia"/>
        </w:rPr>
        <w:t>弹簧牵引绳</w:t>
      </w:r>
      <w:r w:rsidR="009A542A">
        <w:rPr>
          <w:rFonts w:hint="eastAsia"/>
        </w:rPr>
        <w:t>，</w:t>
      </w:r>
      <w:r w:rsidR="009A542A">
        <w:rPr>
          <w:rFonts w:hint="eastAsia"/>
        </w:rPr>
        <w:t>19-</w:t>
      </w:r>
      <w:r w:rsidR="00154A4B">
        <w:rPr>
          <w:rFonts w:hint="eastAsia"/>
        </w:rPr>
        <w:t>弹簧</w:t>
      </w:r>
      <w:r w:rsidR="009A542A">
        <w:rPr>
          <w:rFonts w:hint="eastAsia"/>
        </w:rPr>
        <w:t>，</w:t>
      </w:r>
      <w:r w:rsidR="009A542A">
        <w:rPr>
          <w:rFonts w:hint="eastAsia"/>
        </w:rPr>
        <w:t>20-</w:t>
      </w:r>
      <w:r w:rsidR="009A542A">
        <w:rPr>
          <w:rFonts w:hint="eastAsia"/>
        </w:rPr>
        <w:t>弹簧</w:t>
      </w:r>
      <w:r w:rsidR="00154A4B">
        <w:rPr>
          <w:rFonts w:hint="eastAsia"/>
        </w:rPr>
        <w:t>固定绳</w:t>
      </w:r>
      <w:r w:rsidR="009A542A">
        <w:rPr>
          <w:rFonts w:hint="eastAsia"/>
        </w:rPr>
        <w:t>，</w:t>
      </w:r>
      <w:r w:rsidR="009A542A">
        <w:rPr>
          <w:rFonts w:hint="eastAsia"/>
        </w:rPr>
        <w:t>21-</w:t>
      </w:r>
      <w:r w:rsidR="00154A4B">
        <w:rPr>
          <w:rFonts w:hint="eastAsia"/>
        </w:rPr>
        <w:t>双八字绳</w:t>
      </w:r>
    </w:p>
    <w:p w14:paraId="0B9A0594" w14:textId="77777777" w:rsidR="00F70ED1" w:rsidRDefault="00A32264">
      <w:pPr>
        <w:rPr>
          <w:b/>
          <w:bCs/>
        </w:rPr>
      </w:pPr>
      <w:r>
        <w:rPr>
          <w:rFonts w:hint="eastAsia"/>
          <w:b/>
          <w:bCs/>
        </w:rPr>
        <w:t>具体实施方式</w:t>
      </w:r>
    </w:p>
    <w:p w14:paraId="421D6397" w14:textId="77777777" w:rsidR="00826BC2" w:rsidRDefault="00826BC2" w:rsidP="00826BC2">
      <w:pPr>
        <w:ind w:firstLineChars="200" w:firstLine="480"/>
        <w:rPr>
          <w:rFonts w:ascii="宋体" w:hAnsi="宋体"/>
          <w:szCs w:val="24"/>
        </w:rPr>
      </w:pPr>
      <w:r>
        <w:rPr>
          <w:rFonts w:ascii="宋体" w:hAnsi="宋体" w:hint="eastAsia"/>
          <w:szCs w:val="24"/>
        </w:rPr>
        <w:t>为了加深本发明的理解，下面我们将结合附图对本发明作进一步详述，该实施例仅用于解释本发明，并不构成对本发明保护范围的限定。</w:t>
      </w:r>
    </w:p>
    <w:p w14:paraId="7C828087" w14:textId="7551C81C" w:rsidR="00826BC2" w:rsidRDefault="00826BC2" w:rsidP="00826BC2">
      <w:pPr>
        <w:ind w:firstLineChars="200" w:firstLine="480"/>
        <w:rPr>
          <w:rFonts w:ascii="宋体" w:hAnsi="宋体"/>
          <w:szCs w:val="24"/>
        </w:rPr>
      </w:pPr>
      <w:r>
        <w:rPr>
          <w:rFonts w:ascii="宋体" w:hAnsi="宋体" w:hint="eastAsia"/>
          <w:szCs w:val="24"/>
        </w:rPr>
        <w:t>如图1所示，本发明的灵巧手包括按照人体仿生结构依次排列的食指，中指，无名指，小指，大拇指组成，各个手指的掌</w:t>
      </w:r>
      <w:r w:rsidR="00FB20B8">
        <w:rPr>
          <w:rFonts w:ascii="宋体" w:hAnsi="宋体" w:hint="eastAsia"/>
          <w:szCs w:val="24"/>
        </w:rPr>
        <w:t>骨（10）</w:t>
      </w:r>
      <w:r>
        <w:rPr>
          <w:rFonts w:ascii="宋体" w:hAnsi="宋体" w:hint="eastAsia"/>
          <w:szCs w:val="24"/>
        </w:rPr>
        <w:t>合并在一起组成手掌，</w:t>
      </w:r>
      <w:r w:rsidR="00FB20B8">
        <w:rPr>
          <w:rFonts w:ascii="宋体" w:hAnsi="宋体" w:hint="eastAsia"/>
          <w:szCs w:val="24"/>
        </w:rPr>
        <w:t>总线</w:t>
      </w:r>
      <w:r>
        <w:rPr>
          <w:rFonts w:ascii="宋体" w:hAnsi="宋体" w:hint="eastAsia"/>
          <w:szCs w:val="24"/>
        </w:rPr>
        <w:t>舵机（</w:t>
      </w:r>
      <w:r w:rsidR="00FB20B8">
        <w:rPr>
          <w:rFonts w:ascii="宋体" w:hAnsi="宋体" w:hint="eastAsia"/>
          <w:szCs w:val="24"/>
        </w:rPr>
        <w:t>11</w:t>
      </w:r>
      <w:r>
        <w:rPr>
          <w:rFonts w:ascii="宋体" w:hAnsi="宋体" w:hint="eastAsia"/>
          <w:szCs w:val="24"/>
        </w:rPr>
        <w:t>）集成在手掌内部，模拟人手的生理结构以及仿生运动原理，所有手指均连接在手腕（</w:t>
      </w:r>
      <w:r w:rsidR="00FB20B8">
        <w:rPr>
          <w:rFonts w:ascii="宋体" w:hAnsi="宋体" w:hint="eastAsia"/>
          <w:szCs w:val="24"/>
        </w:rPr>
        <w:t>4</w:t>
      </w:r>
      <w:r>
        <w:rPr>
          <w:rFonts w:ascii="宋体" w:hAnsi="宋体" w:hint="eastAsia"/>
          <w:szCs w:val="24"/>
        </w:rPr>
        <w:t>）上，通过腱绳传动实现手指的弯曲和摇摆。</w:t>
      </w:r>
    </w:p>
    <w:p w14:paraId="3589B1BB" w14:textId="2319D996" w:rsidR="00826BC2" w:rsidRDefault="00826BC2" w:rsidP="00826BC2">
      <w:pPr>
        <w:ind w:firstLineChars="200" w:firstLine="480"/>
        <w:rPr>
          <w:rFonts w:ascii="宋体" w:hAnsi="宋体"/>
          <w:szCs w:val="24"/>
        </w:rPr>
      </w:pPr>
      <w:r>
        <w:rPr>
          <w:rFonts w:ascii="宋体" w:hAnsi="宋体" w:hint="eastAsia"/>
          <w:szCs w:val="24"/>
        </w:rPr>
        <w:t>如图</w:t>
      </w:r>
      <w:r w:rsidR="00FB20B8">
        <w:rPr>
          <w:rFonts w:ascii="宋体" w:hAnsi="宋体" w:hint="eastAsia"/>
          <w:szCs w:val="24"/>
        </w:rPr>
        <w:t>2</w:t>
      </w:r>
      <w:r>
        <w:rPr>
          <w:rFonts w:ascii="宋体" w:hAnsi="宋体" w:hint="eastAsia"/>
          <w:szCs w:val="24"/>
        </w:rPr>
        <w:t>所示，在指尖和指腹的中间部分布置了</w:t>
      </w:r>
      <w:r>
        <w:rPr>
          <w:rFonts w:hint="eastAsia"/>
        </w:rPr>
        <w:t>静态力传感器（</w:t>
      </w:r>
      <w:r w:rsidR="00FB20B8">
        <w:rPr>
          <w:rFonts w:hint="eastAsia"/>
        </w:rPr>
        <w:t>14</w:t>
      </w:r>
      <w:r>
        <w:rPr>
          <w:rFonts w:hint="eastAsia"/>
        </w:rPr>
        <w:t>）和动态力传感器（</w:t>
      </w:r>
      <w:r w:rsidR="00FB20B8">
        <w:rPr>
          <w:rFonts w:hint="eastAsia"/>
        </w:rPr>
        <w:t>15</w:t>
      </w:r>
      <w:r>
        <w:rPr>
          <w:rFonts w:hint="eastAsia"/>
        </w:rPr>
        <w:t>），外围浇筑上柔性皮肤，用于收集手指在抓握运动中采集到的触觉感知信号。</w:t>
      </w:r>
    </w:p>
    <w:p w14:paraId="7E7421FB" w14:textId="411EC7DC" w:rsidR="00826BC2" w:rsidRDefault="00826BC2" w:rsidP="00826BC2">
      <w:pPr>
        <w:ind w:firstLineChars="200" w:firstLine="480"/>
        <w:rPr>
          <w:rFonts w:ascii="宋体" w:hAnsi="宋体"/>
          <w:szCs w:val="24"/>
        </w:rPr>
      </w:pPr>
      <w:r>
        <w:rPr>
          <w:rFonts w:ascii="宋体" w:hAnsi="宋体" w:hint="eastAsia"/>
          <w:szCs w:val="24"/>
        </w:rPr>
        <w:t>如图2所示，以食指为例介绍手指的结构，手指由指尖（</w:t>
      </w:r>
      <w:r w:rsidR="00FB20B8">
        <w:rPr>
          <w:rFonts w:ascii="宋体" w:hAnsi="宋体" w:hint="eastAsia"/>
          <w:szCs w:val="24"/>
        </w:rPr>
        <w:t>6</w:t>
      </w:r>
      <w:r>
        <w:rPr>
          <w:rFonts w:ascii="宋体" w:hAnsi="宋体" w:hint="eastAsia"/>
          <w:szCs w:val="24"/>
        </w:rPr>
        <w:t>）、指腹（</w:t>
      </w:r>
      <w:r w:rsidR="00FB20B8">
        <w:rPr>
          <w:rFonts w:ascii="宋体" w:hAnsi="宋体" w:hint="eastAsia"/>
          <w:szCs w:val="24"/>
        </w:rPr>
        <w:t>7</w:t>
      </w:r>
      <w:r>
        <w:rPr>
          <w:rFonts w:ascii="宋体" w:hAnsi="宋体" w:hint="eastAsia"/>
          <w:szCs w:val="24"/>
        </w:rPr>
        <w:t>）、指根（</w:t>
      </w:r>
      <w:r w:rsidR="00FB20B8">
        <w:rPr>
          <w:rFonts w:ascii="宋体" w:hAnsi="宋体" w:hint="eastAsia"/>
          <w:szCs w:val="24"/>
        </w:rPr>
        <w:t>8</w:t>
      </w:r>
      <w:r>
        <w:rPr>
          <w:rFonts w:ascii="宋体" w:hAnsi="宋体" w:hint="eastAsia"/>
          <w:szCs w:val="24"/>
        </w:rPr>
        <w:t>）、</w:t>
      </w:r>
      <w:r w:rsidR="00FB20B8">
        <w:rPr>
          <w:rFonts w:ascii="宋体" w:hAnsi="宋体" w:hint="eastAsia"/>
          <w:szCs w:val="24"/>
        </w:rPr>
        <w:t>四指</w:t>
      </w:r>
      <w:r>
        <w:rPr>
          <w:rFonts w:ascii="宋体" w:hAnsi="宋体" w:hint="eastAsia"/>
          <w:szCs w:val="24"/>
        </w:rPr>
        <w:t>万向节（</w:t>
      </w:r>
      <w:r w:rsidR="00FB20B8">
        <w:rPr>
          <w:rFonts w:ascii="宋体" w:hAnsi="宋体" w:hint="eastAsia"/>
          <w:szCs w:val="24"/>
        </w:rPr>
        <w:t>9</w:t>
      </w:r>
      <w:r>
        <w:rPr>
          <w:rFonts w:ascii="宋体" w:hAnsi="宋体" w:hint="eastAsia"/>
          <w:szCs w:val="24"/>
        </w:rPr>
        <w:t>）、掌</w:t>
      </w:r>
      <w:r w:rsidR="00FB20B8">
        <w:rPr>
          <w:rFonts w:ascii="宋体" w:hAnsi="宋体" w:hint="eastAsia"/>
          <w:szCs w:val="24"/>
        </w:rPr>
        <w:t>骨</w:t>
      </w:r>
      <w:r>
        <w:rPr>
          <w:rFonts w:ascii="宋体" w:hAnsi="宋体" w:hint="eastAsia"/>
          <w:szCs w:val="24"/>
        </w:rPr>
        <w:t>（</w:t>
      </w:r>
      <w:r w:rsidR="00FB20B8">
        <w:rPr>
          <w:rFonts w:ascii="宋体" w:hAnsi="宋体" w:hint="eastAsia"/>
          <w:szCs w:val="24"/>
        </w:rPr>
        <w:t>10</w:t>
      </w:r>
      <w:r>
        <w:rPr>
          <w:rFonts w:ascii="宋体" w:hAnsi="宋体" w:hint="eastAsia"/>
          <w:szCs w:val="24"/>
        </w:rPr>
        <w:t>）、舵机（1</w:t>
      </w:r>
      <w:r w:rsidR="00FB20B8">
        <w:rPr>
          <w:rFonts w:ascii="宋体" w:hAnsi="宋体" w:hint="eastAsia"/>
          <w:szCs w:val="24"/>
        </w:rPr>
        <w:t>1</w:t>
      </w:r>
      <w:r>
        <w:rPr>
          <w:rFonts w:ascii="宋体" w:hAnsi="宋体" w:hint="eastAsia"/>
          <w:szCs w:val="24"/>
        </w:rPr>
        <w:t>）和舵机转盘（1</w:t>
      </w:r>
      <w:r w:rsidR="00FB20B8">
        <w:rPr>
          <w:rFonts w:ascii="宋体" w:hAnsi="宋体" w:hint="eastAsia"/>
          <w:szCs w:val="24"/>
        </w:rPr>
        <w:t>3</w:t>
      </w:r>
      <w:r>
        <w:rPr>
          <w:rFonts w:ascii="宋体" w:hAnsi="宋体" w:hint="eastAsia"/>
          <w:szCs w:val="24"/>
        </w:rPr>
        <w:t>）构成，各个转动副之间采用轴承（1</w:t>
      </w:r>
      <w:r w:rsidR="00FB20B8">
        <w:rPr>
          <w:rFonts w:ascii="宋体" w:hAnsi="宋体" w:hint="eastAsia"/>
          <w:szCs w:val="24"/>
        </w:rPr>
        <w:t>2</w:t>
      </w:r>
      <w:r>
        <w:rPr>
          <w:rFonts w:ascii="宋体" w:hAnsi="宋体" w:hint="eastAsia"/>
          <w:szCs w:val="24"/>
        </w:rPr>
        <w:t>）连接以减少关节之间的摩擦，每个部分都有销轴孔，牵引线可以一端连接在销轴上，另一端连接到舵机转盘（1</w:t>
      </w:r>
      <w:r w:rsidR="00FB20B8">
        <w:rPr>
          <w:rFonts w:ascii="宋体" w:hAnsi="宋体" w:hint="eastAsia"/>
          <w:szCs w:val="24"/>
        </w:rPr>
        <w:t>3</w:t>
      </w:r>
      <w:r>
        <w:rPr>
          <w:rFonts w:ascii="宋体" w:hAnsi="宋体" w:hint="eastAsia"/>
          <w:szCs w:val="24"/>
        </w:rPr>
        <w:t>）上。舵机（1</w:t>
      </w:r>
      <w:r w:rsidR="00FB20B8">
        <w:rPr>
          <w:rFonts w:ascii="宋体" w:hAnsi="宋体" w:hint="eastAsia"/>
          <w:szCs w:val="24"/>
        </w:rPr>
        <w:t>1</w:t>
      </w:r>
      <w:r>
        <w:rPr>
          <w:rFonts w:ascii="宋体" w:hAnsi="宋体" w:hint="eastAsia"/>
          <w:szCs w:val="24"/>
        </w:rPr>
        <w:t>）内置在掌</w:t>
      </w:r>
      <w:r w:rsidR="00FB20B8">
        <w:rPr>
          <w:rFonts w:ascii="宋体" w:hAnsi="宋体" w:hint="eastAsia"/>
          <w:szCs w:val="24"/>
        </w:rPr>
        <w:t>骨</w:t>
      </w:r>
      <w:r>
        <w:rPr>
          <w:rFonts w:ascii="宋体" w:hAnsi="宋体" w:hint="eastAsia"/>
          <w:szCs w:val="24"/>
        </w:rPr>
        <w:t>（1</w:t>
      </w:r>
      <w:r w:rsidR="00FB20B8">
        <w:rPr>
          <w:rFonts w:ascii="宋体" w:hAnsi="宋体" w:hint="eastAsia"/>
          <w:szCs w:val="24"/>
        </w:rPr>
        <w:t>0</w:t>
      </w:r>
      <w:r>
        <w:rPr>
          <w:rFonts w:ascii="宋体" w:hAnsi="宋体" w:hint="eastAsia"/>
          <w:szCs w:val="24"/>
        </w:rPr>
        <w:t>）上</w:t>
      </w:r>
      <w:r w:rsidR="00FB20B8">
        <w:rPr>
          <w:rFonts w:ascii="宋体" w:hAnsi="宋体" w:hint="eastAsia"/>
          <w:szCs w:val="24"/>
        </w:rPr>
        <w:t>，每个手指的掌骨（10）部分略有区别</w:t>
      </w:r>
      <w:r>
        <w:rPr>
          <w:rFonts w:ascii="宋体" w:hAnsi="宋体" w:hint="eastAsia"/>
          <w:szCs w:val="24"/>
        </w:rPr>
        <w:t>，整个手指结构简单，紧凑。</w:t>
      </w:r>
    </w:p>
    <w:p w14:paraId="6DB6B67A" w14:textId="7EEB6E5A" w:rsidR="00FB20B8" w:rsidRDefault="00FB20B8" w:rsidP="00826BC2">
      <w:pPr>
        <w:ind w:firstLineChars="200" w:firstLine="480"/>
        <w:rPr>
          <w:rFonts w:ascii="宋体" w:hAnsi="宋体"/>
          <w:szCs w:val="24"/>
        </w:rPr>
      </w:pPr>
      <w:r>
        <w:rPr>
          <w:rFonts w:ascii="宋体" w:hAnsi="宋体" w:hint="eastAsia"/>
          <w:szCs w:val="24"/>
        </w:rPr>
        <w:t>如图3所示，为大拇指结构示意，大拇指由</w:t>
      </w:r>
      <w:r w:rsidR="00B846A1">
        <w:rPr>
          <w:rFonts w:ascii="宋体" w:hAnsi="宋体" w:hint="eastAsia"/>
          <w:szCs w:val="24"/>
        </w:rPr>
        <w:t>与四指相似的指尖（6）、指腹（7）、指根（8）组成，不同的是拇指万向节（16）与四指万向节（9）具有明显不同，拇指万向节（16）除了</w:t>
      </w:r>
      <w:r w:rsidR="00F947CB">
        <w:rPr>
          <w:rFonts w:ascii="宋体" w:hAnsi="宋体" w:hint="eastAsia"/>
          <w:szCs w:val="24"/>
        </w:rPr>
        <w:t>弯曲和摆动自由度外，还具有自身的转动自由度。</w:t>
      </w:r>
    </w:p>
    <w:p w14:paraId="6B14D593" w14:textId="31F3463E" w:rsidR="00F947CB" w:rsidRDefault="00F947CB" w:rsidP="00826BC2">
      <w:pPr>
        <w:ind w:firstLineChars="200" w:firstLine="480"/>
        <w:rPr>
          <w:rFonts w:ascii="宋体" w:hAnsi="宋体"/>
          <w:szCs w:val="24"/>
        </w:rPr>
      </w:pPr>
      <w:r>
        <w:rPr>
          <w:rFonts w:ascii="宋体" w:hAnsi="宋体" w:hint="eastAsia"/>
          <w:szCs w:val="24"/>
        </w:rPr>
        <w:t>如图4所示，为手指八字绳与回弹结构的剖视截面图，手指内部的八字绳结构和回弹结构，均在该截面上展示。</w:t>
      </w:r>
    </w:p>
    <w:p w14:paraId="6FD44941" w14:textId="1703356C" w:rsidR="00F947CB" w:rsidRDefault="00F947CB" w:rsidP="00F947CB">
      <w:pPr>
        <w:ind w:firstLineChars="200" w:firstLine="480"/>
        <w:rPr>
          <w:rFonts w:ascii="宋体" w:hAnsi="宋体"/>
          <w:szCs w:val="24"/>
        </w:rPr>
      </w:pPr>
      <w:r>
        <w:rPr>
          <w:rFonts w:ascii="宋体" w:hAnsi="宋体" w:hint="eastAsia"/>
          <w:szCs w:val="24"/>
        </w:rPr>
        <w:t>如图5所示，为手指内部的八字绳和回弹结构的示意图，八字绳（17）起始于指尖（6），在指腹（7）处交叉再连接指根（8），由此将指尖（6）、指腹（7）、指根（8）连接起来，并且起到限制前两个指节的自由度的作用。回弹机构由弹簧</w:t>
      </w:r>
      <w:r w:rsidR="00411DC7">
        <w:rPr>
          <w:rFonts w:ascii="宋体" w:hAnsi="宋体" w:hint="eastAsia"/>
          <w:szCs w:val="24"/>
        </w:rPr>
        <w:t>牵引</w:t>
      </w:r>
      <w:r>
        <w:rPr>
          <w:rFonts w:ascii="宋体" w:hAnsi="宋体" w:hint="eastAsia"/>
          <w:szCs w:val="24"/>
        </w:rPr>
        <w:t>绳（</w:t>
      </w:r>
      <w:r w:rsidR="00411DC7">
        <w:rPr>
          <w:rFonts w:ascii="宋体" w:hAnsi="宋体" w:hint="eastAsia"/>
          <w:szCs w:val="24"/>
        </w:rPr>
        <w:t>18</w:t>
      </w:r>
      <w:r>
        <w:rPr>
          <w:rFonts w:ascii="宋体" w:hAnsi="宋体" w:hint="eastAsia"/>
          <w:szCs w:val="24"/>
        </w:rPr>
        <w:t>），弹簧（</w:t>
      </w:r>
      <w:r w:rsidR="00411DC7">
        <w:rPr>
          <w:rFonts w:ascii="宋体" w:hAnsi="宋体" w:hint="eastAsia"/>
          <w:szCs w:val="24"/>
        </w:rPr>
        <w:t>19</w:t>
      </w:r>
      <w:r>
        <w:rPr>
          <w:rFonts w:ascii="宋体" w:hAnsi="宋体" w:hint="eastAsia"/>
          <w:szCs w:val="24"/>
        </w:rPr>
        <w:t>），弹簧固定绳（2</w:t>
      </w:r>
      <w:r w:rsidR="00411DC7">
        <w:rPr>
          <w:rFonts w:ascii="宋体" w:hAnsi="宋体" w:hint="eastAsia"/>
          <w:szCs w:val="24"/>
        </w:rPr>
        <w:t>0</w:t>
      </w:r>
      <w:r>
        <w:rPr>
          <w:rFonts w:ascii="宋体" w:hAnsi="宋体" w:hint="eastAsia"/>
          <w:szCs w:val="24"/>
        </w:rPr>
        <w:t>）组成，当手指弯曲时，固定在指腹（</w:t>
      </w:r>
      <w:r w:rsidR="00411DC7">
        <w:rPr>
          <w:rFonts w:ascii="宋体" w:hAnsi="宋体" w:hint="eastAsia"/>
          <w:szCs w:val="24"/>
        </w:rPr>
        <w:t>7</w:t>
      </w:r>
      <w:r>
        <w:rPr>
          <w:rFonts w:ascii="宋体" w:hAnsi="宋体" w:hint="eastAsia"/>
          <w:szCs w:val="24"/>
        </w:rPr>
        <w:t>）上的弹簧</w:t>
      </w:r>
      <w:r w:rsidR="00411DC7">
        <w:rPr>
          <w:rFonts w:ascii="宋体" w:hAnsi="宋体" w:hint="eastAsia"/>
          <w:szCs w:val="24"/>
        </w:rPr>
        <w:t>牵引</w:t>
      </w:r>
      <w:r>
        <w:rPr>
          <w:rFonts w:ascii="宋体" w:hAnsi="宋体" w:hint="eastAsia"/>
          <w:szCs w:val="24"/>
        </w:rPr>
        <w:t>绳（</w:t>
      </w:r>
      <w:r w:rsidR="00411DC7">
        <w:rPr>
          <w:rFonts w:ascii="宋体" w:hAnsi="宋体" w:hint="eastAsia"/>
          <w:szCs w:val="24"/>
        </w:rPr>
        <w:t>18</w:t>
      </w:r>
      <w:r>
        <w:rPr>
          <w:rFonts w:ascii="宋体" w:hAnsi="宋体" w:hint="eastAsia"/>
          <w:szCs w:val="24"/>
        </w:rPr>
        <w:t>）会被拉伸进而传递到弹簧（</w:t>
      </w:r>
      <w:r w:rsidR="00411DC7">
        <w:rPr>
          <w:rFonts w:ascii="宋体" w:hAnsi="宋体" w:hint="eastAsia"/>
          <w:szCs w:val="24"/>
        </w:rPr>
        <w:t>19</w:t>
      </w:r>
      <w:r>
        <w:rPr>
          <w:rFonts w:ascii="宋体" w:hAnsi="宋体" w:hint="eastAsia"/>
          <w:szCs w:val="24"/>
        </w:rPr>
        <w:t>），弹簧（</w:t>
      </w:r>
      <w:r w:rsidR="00411DC7">
        <w:rPr>
          <w:rFonts w:ascii="宋体" w:hAnsi="宋体" w:hint="eastAsia"/>
          <w:szCs w:val="24"/>
        </w:rPr>
        <w:t>19</w:t>
      </w:r>
      <w:r>
        <w:rPr>
          <w:rFonts w:ascii="宋体" w:hAnsi="宋体" w:hint="eastAsia"/>
          <w:szCs w:val="24"/>
        </w:rPr>
        <w:t>）也会被拉伸从而给予回复力，由此形成回复效果。</w:t>
      </w:r>
    </w:p>
    <w:p w14:paraId="6AFB8BB4" w14:textId="7E9F958C" w:rsidR="00FB20B8" w:rsidRPr="00C265F3" w:rsidRDefault="00F947CB" w:rsidP="00C265F3">
      <w:pPr>
        <w:ind w:firstLineChars="200" w:firstLine="480"/>
        <w:rPr>
          <w:rFonts w:ascii="宋体" w:hAnsi="宋体"/>
          <w:szCs w:val="24"/>
        </w:rPr>
      </w:pPr>
      <w:r>
        <w:rPr>
          <w:rFonts w:ascii="宋体" w:hAnsi="宋体" w:hint="eastAsia"/>
          <w:szCs w:val="24"/>
        </w:rPr>
        <w:lastRenderedPageBreak/>
        <w:t>如图6所示，为手腕双八字绳</w:t>
      </w:r>
      <w:r w:rsidR="00C265F3">
        <w:rPr>
          <w:rFonts w:ascii="宋体" w:hAnsi="宋体" w:hint="eastAsia"/>
          <w:szCs w:val="24"/>
        </w:rPr>
        <w:t>（21）</w:t>
      </w:r>
      <w:r>
        <w:rPr>
          <w:rFonts w:ascii="宋体" w:hAnsi="宋体" w:hint="eastAsia"/>
          <w:szCs w:val="24"/>
        </w:rPr>
        <w:t>结构，</w:t>
      </w:r>
      <w:r w:rsidR="00C265F3">
        <w:rPr>
          <w:rFonts w:ascii="宋体" w:hAnsi="宋体" w:hint="eastAsia"/>
          <w:szCs w:val="24"/>
        </w:rPr>
        <w:t>该结构起始于中指掌骨，在手腕和小臂处分别交叉一次从而将手掌（2）、手腕（4）、小臂（5）集联起来，实现对弯曲自由度的简化。</w:t>
      </w:r>
    </w:p>
    <w:p w14:paraId="42BDFD6B" w14:textId="77777777" w:rsidR="00610235" w:rsidRDefault="00610235" w:rsidP="00610235">
      <w:pPr>
        <w:ind w:firstLineChars="200" w:firstLine="480"/>
        <w:rPr>
          <w:rFonts w:ascii="宋体" w:hAnsi="宋体"/>
          <w:szCs w:val="24"/>
        </w:rPr>
        <w:sectPr w:rsidR="00610235" w:rsidSect="00610235">
          <w:headerReference w:type="default" r:id="rId18"/>
          <w:pgSz w:w="11906" w:h="16838"/>
          <w:pgMar w:top="1440" w:right="1080" w:bottom="1440" w:left="1080" w:header="851" w:footer="992" w:gutter="0"/>
          <w:pgNumType w:start="1"/>
          <w:cols w:space="720"/>
          <w:docGrid w:type="lines" w:linePitch="312"/>
        </w:sectPr>
      </w:pPr>
      <w:r>
        <w:rPr>
          <w:rFonts w:ascii="宋体" w:hAnsi="宋体" w:cs="宋体" w:hint="eastAsia"/>
          <w:szCs w:val="24"/>
        </w:rPr>
        <w:t>上述具体实施方式，仅为说明本发明的技术构思和结构特征，目的在于让熟悉此项技术的相关人士能够据以实施，但以上内容并不限制本发明的保护范围，凡是依据本发明的精神实质所作的任何等效变化或修饰，均应落入本发明的保护范围之内。</w:t>
      </w:r>
    </w:p>
    <w:p w14:paraId="55F4D200" w14:textId="6606B0F4" w:rsidR="00F70ED1" w:rsidRDefault="00706789">
      <w:pPr>
        <w:jc w:val="center"/>
      </w:pPr>
      <w:r>
        <w:rPr>
          <w:noProof/>
        </w:rPr>
        <w:lastRenderedPageBreak/>
        <w:drawing>
          <wp:inline distT="0" distB="0" distL="0" distR="0" wp14:anchorId="71A8E9B9" wp14:editId="70DAE181">
            <wp:extent cx="3253562" cy="7745927"/>
            <wp:effectExtent l="0" t="0" r="444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6851" r="31145"/>
                    <a:stretch/>
                  </pic:blipFill>
                  <pic:spPr bwMode="auto">
                    <a:xfrm>
                      <a:off x="0" y="0"/>
                      <a:ext cx="3256078" cy="7751918"/>
                    </a:xfrm>
                    <a:prstGeom prst="rect">
                      <a:avLst/>
                    </a:prstGeom>
                    <a:noFill/>
                    <a:ln>
                      <a:noFill/>
                    </a:ln>
                    <a:extLst>
                      <a:ext uri="{53640926-AAD7-44D8-BBD7-CCE9431645EC}">
                        <a14:shadowObscured xmlns:a14="http://schemas.microsoft.com/office/drawing/2010/main"/>
                      </a:ext>
                    </a:extLst>
                  </pic:spPr>
                </pic:pic>
              </a:graphicData>
            </a:graphic>
          </wp:inline>
        </w:drawing>
      </w:r>
    </w:p>
    <w:p w14:paraId="2C292C9B" w14:textId="77777777" w:rsidR="00DD6CE2" w:rsidRDefault="00DD6CE2">
      <w:pPr>
        <w:jc w:val="center"/>
      </w:pPr>
      <w:r>
        <w:rPr>
          <w:rFonts w:hint="eastAsia"/>
        </w:rPr>
        <w:t>图</w:t>
      </w:r>
      <w:r>
        <w:rPr>
          <w:rFonts w:hint="eastAsia"/>
        </w:rPr>
        <w:t>1</w:t>
      </w:r>
    </w:p>
    <w:p w14:paraId="42A111A5" w14:textId="77777777" w:rsidR="00E4397D" w:rsidRDefault="00E4397D">
      <w:pPr>
        <w:jc w:val="center"/>
      </w:pPr>
    </w:p>
    <w:p w14:paraId="382ED0E4" w14:textId="57947600" w:rsidR="00DD6CE2" w:rsidRDefault="00706789">
      <w:pPr>
        <w:jc w:val="center"/>
      </w:pPr>
      <w:r>
        <w:rPr>
          <w:noProof/>
        </w:rPr>
        <w:lastRenderedPageBreak/>
        <w:drawing>
          <wp:inline distT="0" distB="0" distL="0" distR="0" wp14:anchorId="11FC1E4B" wp14:editId="3560EC99">
            <wp:extent cx="6175715" cy="486952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9636" b="11514"/>
                    <a:stretch/>
                  </pic:blipFill>
                  <pic:spPr bwMode="auto">
                    <a:xfrm>
                      <a:off x="0" y="0"/>
                      <a:ext cx="6176625" cy="4870237"/>
                    </a:xfrm>
                    <a:prstGeom prst="rect">
                      <a:avLst/>
                    </a:prstGeom>
                    <a:noFill/>
                    <a:ln>
                      <a:noFill/>
                    </a:ln>
                    <a:extLst>
                      <a:ext uri="{53640926-AAD7-44D8-BBD7-CCE9431645EC}">
                        <a14:shadowObscured xmlns:a14="http://schemas.microsoft.com/office/drawing/2010/main"/>
                      </a:ext>
                    </a:extLst>
                  </pic:spPr>
                </pic:pic>
              </a:graphicData>
            </a:graphic>
          </wp:inline>
        </w:drawing>
      </w:r>
    </w:p>
    <w:p w14:paraId="6833250D" w14:textId="0D215F35" w:rsidR="00512DE1" w:rsidRDefault="00DD6CE2" w:rsidP="00512DE1">
      <w:pPr>
        <w:jc w:val="center"/>
      </w:pPr>
      <w:r>
        <w:rPr>
          <w:rFonts w:hint="eastAsia"/>
        </w:rPr>
        <w:t>图</w:t>
      </w:r>
      <w:r>
        <w:rPr>
          <w:rFonts w:hint="eastAsia"/>
        </w:rPr>
        <w:t>2</w:t>
      </w:r>
    </w:p>
    <w:p w14:paraId="5750EBD8" w14:textId="6626EFB7" w:rsidR="00512DE1" w:rsidRDefault="00706789" w:rsidP="00512DE1">
      <w:pPr>
        <w:jc w:val="center"/>
      </w:pPr>
      <w:r>
        <w:rPr>
          <w:noProof/>
        </w:rPr>
        <w:drawing>
          <wp:inline distT="0" distB="0" distL="0" distR="0" wp14:anchorId="03220025" wp14:editId="64EB0251">
            <wp:extent cx="6170261" cy="2551814"/>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0457" b="28186"/>
                    <a:stretch/>
                  </pic:blipFill>
                  <pic:spPr bwMode="auto">
                    <a:xfrm>
                      <a:off x="0" y="0"/>
                      <a:ext cx="6177280" cy="2554717"/>
                    </a:xfrm>
                    <a:prstGeom prst="rect">
                      <a:avLst/>
                    </a:prstGeom>
                    <a:noFill/>
                    <a:ln>
                      <a:noFill/>
                    </a:ln>
                    <a:extLst>
                      <a:ext uri="{53640926-AAD7-44D8-BBD7-CCE9431645EC}">
                        <a14:shadowObscured xmlns:a14="http://schemas.microsoft.com/office/drawing/2010/main"/>
                      </a:ext>
                    </a:extLst>
                  </pic:spPr>
                </pic:pic>
              </a:graphicData>
            </a:graphic>
          </wp:inline>
        </w:drawing>
      </w:r>
    </w:p>
    <w:p w14:paraId="52563DF0" w14:textId="44476ADB" w:rsidR="00512DE1" w:rsidRDefault="00512DE1" w:rsidP="00512DE1">
      <w:pPr>
        <w:jc w:val="center"/>
      </w:pPr>
      <w:r>
        <w:rPr>
          <w:rFonts w:hint="eastAsia"/>
        </w:rPr>
        <w:t>图</w:t>
      </w:r>
      <w:r>
        <w:rPr>
          <w:rFonts w:hint="eastAsia"/>
        </w:rPr>
        <w:t>3</w:t>
      </w:r>
    </w:p>
    <w:p w14:paraId="51388066" w14:textId="56240A7D" w:rsidR="00DD6CE2" w:rsidRDefault="00706789">
      <w:pPr>
        <w:jc w:val="center"/>
      </w:pPr>
      <w:r>
        <w:rPr>
          <w:noProof/>
        </w:rPr>
        <w:lastRenderedPageBreak/>
        <w:drawing>
          <wp:inline distT="0" distB="0" distL="0" distR="0" wp14:anchorId="08EE122F" wp14:editId="2E9BD5E7">
            <wp:extent cx="6177262" cy="433808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2892" b="6881"/>
                    <a:stretch/>
                  </pic:blipFill>
                  <pic:spPr bwMode="auto">
                    <a:xfrm>
                      <a:off x="0" y="0"/>
                      <a:ext cx="6177262" cy="4338084"/>
                    </a:xfrm>
                    <a:prstGeom prst="rect">
                      <a:avLst/>
                    </a:prstGeom>
                    <a:noFill/>
                    <a:ln>
                      <a:noFill/>
                    </a:ln>
                    <a:extLst>
                      <a:ext uri="{53640926-AAD7-44D8-BBD7-CCE9431645EC}">
                        <a14:shadowObscured xmlns:a14="http://schemas.microsoft.com/office/drawing/2010/main"/>
                      </a:ext>
                    </a:extLst>
                  </pic:spPr>
                </pic:pic>
              </a:graphicData>
            </a:graphic>
          </wp:inline>
        </w:drawing>
      </w:r>
    </w:p>
    <w:p w14:paraId="7FA29B19" w14:textId="5C7F6357" w:rsidR="00DE42A5" w:rsidRDefault="00DE42A5">
      <w:pPr>
        <w:jc w:val="center"/>
      </w:pPr>
      <w:r>
        <w:rPr>
          <w:rFonts w:hint="eastAsia"/>
        </w:rPr>
        <w:t>图</w:t>
      </w:r>
      <w:r w:rsidR="00512DE1">
        <w:rPr>
          <w:rFonts w:hint="eastAsia"/>
        </w:rPr>
        <w:t>4</w:t>
      </w:r>
    </w:p>
    <w:p w14:paraId="54097F32" w14:textId="5D768039" w:rsidR="00DE42A5" w:rsidRDefault="00706789" w:rsidP="009F185B">
      <w:pPr>
        <w:jc w:val="center"/>
      </w:pPr>
      <w:r>
        <w:rPr>
          <w:noProof/>
        </w:rPr>
        <w:drawing>
          <wp:inline distT="0" distB="0" distL="0" distR="0" wp14:anchorId="38B280C1" wp14:editId="51F49242">
            <wp:extent cx="6176611" cy="24986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9433" b="30113"/>
                    <a:stretch/>
                  </pic:blipFill>
                  <pic:spPr bwMode="auto">
                    <a:xfrm>
                      <a:off x="0" y="0"/>
                      <a:ext cx="6177280" cy="2498922"/>
                    </a:xfrm>
                    <a:prstGeom prst="rect">
                      <a:avLst/>
                    </a:prstGeom>
                    <a:noFill/>
                    <a:ln>
                      <a:noFill/>
                    </a:ln>
                    <a:extLst>
                      <a:ext uri="{53640926-AAD7-44D8-BBD7-CCE9431645EC}">
                        <a14:shadowObscured xmlns:a14="http://schemas.microsoft.com/office/drawing/2010/main"/>
                      </a:ext>
                    </a:extLst>
                  </pic:spPr>
                </pic:pic>
              </a:graphicData>
            </a:graphic>
          </wp:inline>
        </w:drawing>
      </w:r>
    </w:p>
    <w:p w14:paraId="0B617CBB" w14:textId="56C89CC3" w:rsidR="00816ED4" w:rsidRDefault="00816ED4">
      <w:pPr>
        <w:jc w:val="center"/>
      </w:pPr>
      <w:r>
        <w:rPr>
          <w:rFonts w:hint="eastAsia"/>
        </w:rPr>
        <w:t>图</w:t>
      </w:r>
      <w:r w:rsidR="00512DE1">
        <w:rPr>
          <w:rFonts w:hint="eastAsia"/>
        </w:rPr>
        <w:t>5</w:t>
      </w:r>
    </w:p>
    <w:p w14:paraId="35FAC410" w14:textId="758074E9" w:rsidR="00816ED4" w:rsidRDefault="00706789">
      <w:pPr>
        <w:jc w:val="center"/>
      </w:pPr>
      <w:r>
        <w:rPr>
          <w:noProof/>
        </w:rPr>
        <w:lastRenderedPageBreak/>
        <w:drawing>
          <wp:inline distT="0" distB="0" distL="0" distR="0" wp14:anchorId="32E8684D" wp14:editId="537433CD">
            <wp:extent cx="6176611" cy="24773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9433" b="30458"/>
                    <a:stretch/>
                  </pic:blipFill>
                  <pic:spPr bwMode="auto">
                    <a:xfrm>
                      <a:off x="0" y="0"/>
                      <a:ext cx="6177280" cy="2477654"/>
                    </a:xfrm>
                    <a:prstGeom prst="rect">
                      <a:avLst/>
                    </a:prstGeom>
                    <a:noFill/>
                    <a:ln>
                      <a:noFill/>
                    </a:ln>
                    <a:extLst>
                      <a:ext uri="{53640926-AAD7-44D8-BBD7-CCE9431645EC}">
                        <a14:shadowObscured xmlns:a14="http://schemas.microsoft.com/office/drawing/2010/main"/>
                      </a:ext>
                    </a:extLst>
                  </pic:spPr>
                </pic:pic>
              </a:graphicData>
            </a:graphic>
          </wp:inline>
        </w:drawing>
      </w:r>
    </w:p>
    <w:p w14:paraId="70406124" w14:textId="7911B08D" w:rsidR="009E6BFF" w:rsidRDefault="009E6BFF">
      <w:pPr>
        <w:jc w:val="center"/>
      </w:pPr>
      <w:r>
        <w:rPr>
          <w:rFonts w:hint="eastAsia"/>
        </w:rPr>
        <w:t>图</w:t>
      </w:r>
      <w:r w:rsidR="00154A4B">
        <w:rPr>
          <w:rFonts w:hint="eastAsia"/>
        </w:rPr>
        <w:t>6</w:t>
      </w:r>
    </w:p>
    <w:p w14:paraId="70DB9F48" w14:textId="1932EAF0" w:rsidR="00E4397D" w:rsidRDefault="00706789">
      <w:pPr>
        <w:jc w:val="center"/>
      </w:pPr>
      <w:r>
        <w:rPr>
          <w:noProof/>
        </w:rPr>
        <w:drawing>
          <wp:inline distT="0" distB="0" distL="0" distR="0" wp14:anchorId="3A13A379" wp14:editId="12C9261D">
            <wp:extent cx="6177280" cy="25943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9605" b="28397"/>
                    <a:stretch/>
                  </pic:blipFill>
                  <pic:spPr bwMode="auto">
                    <a:xfrm>
                      <a:off x="0" y="0"/>
                      <a:ext cx="6177280" cy="2594344"/>
                    </a:xfrm>
                    <a:prstGeom prst="rect">
                      <a:avLst/>
                    </a:prstGeom>
                    <a:noFill/>
                    <a:ln>
                      <a:noFill/>
                    </a:ln>
                    <a:extLst>
                      <a:ext uri="{53640926-AAD7-44D8-BBD7-CCE9431645EC}">
                        <a14:shadowObscured xmlns:a14="http://schemas.microsoft.com/office/drawing/2010/main"/>
                      </a:ext>
                    </a:extLst>
                  </pic:spPr>
                </pic:pic>
              </a:graphicData>
            </a:graphic>
          </wp:inline>
        </w:drawing>
      </w:r>
    </w:p>
    <w:p w14:paraId="78E5B4F1" w14:textId="159EAEA7" w:rsidR="00706789" w:rsidRDefault="00706789" w:rsidP="00706789">
      <w:pPr>
        <w:jc w:val="center"/>
      </w:pPr>
      <w:r>
        <w:rPr>
          <w:rFonts w:hint="eastAsia"/>
        </w:rPr>
        <w:t>图</w:t>
      </w:r>
      <w:r>
        <w:rPr>
          <w:rFonts w:hint="eastAsia"/>
        </w:rPr>
        <w:t>7</w:t>
      </w:r>
    </w:p>
    <w:p w14:paraId="0447236B" w14:textId="620F7924" w:rsidR="00706789" w:rsidRDefault="00706789" w:rsidP="00706789">
      <w:pPr>
        <w:jc w:val="center"/>
      </w:pPr>
      <w:r>
        <w:rPr>
          <w:noProof/>
        </w:rPr>
        <w:drawing>
          <wp:inline distT="0" distB="0" distL="0" distR="0" wp14:anchorId="7DD6FFB2" wp14:editId="13047857">
            <wp:extent cx="6180106" cy="22724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1476" b="31755"/>
                    <a:stretch/>
                  </pic:blipFill>
                  <pic:spPr bwMode="auto">
                    <a:xfrm>
                      <a:off x="0" y="0"/>
                      <a:ext cx="6183630" cy="2273716"/>
                    </a:xfrm>
                    <a:prstGeom prst="rect">
                      <a:avLst/>
                    </a:prstGeom>
                    <a:noFill/>
                    <a:ln>
                      <a:noFill/>
                    </a:ln>
                    <a:extLst>
                      <a:ext uri="{53640926-AAD7-44D8-BBD7-CCE9431645EC}">
                        <a14:shadowObscured xmlns:a14="http://schemas.microsoft.com/office/drawing/2010/main"/>
                      </a:ext>
                    </a:extLst>
                  </pic:spPr>
                </pic:pic>
              </a:graphicData>
            </a:graphic>
          </wp:inline>
        </w:drawing>
      </w:r>
    </w:p>
    <w:p w14:paraId="35BF5388" w14:textId="7D0E5644" w:rsidR="00706789" w:rsidRDefault="00706789" w:rsidP="00706789">
      <w:pPr>
        <w:jc w:val="center"/>
      </w:pPr>
      <w:r>
        <w:rPr>
          <w:rFonts w:hint="eastAsia"/>
        </w:rPr>
        <w:t>图</w:t>
      </w:r>
      <w:r>
        <w:rPr>
          <w:rFonts w:hint="eastAsia"/>
        </w:rPr>
        <w:t>8</w:t>
      </w:r>
    </w:p>
    <w:p w14:paraId="5233DAC5" w14:textId="6A7326A3" w:rsidR="00706789" w:rsidRDefault="00706789" w:rsidP="00706789">
      <w:pPr>
        <w:jc w:val="center"/>
      </w:pPr>
      <w:r>
        <w:rPr>
          <w:noProof/>
        </w:rPr>
        <w:lastRenderedPageBreak/>
        <w:drawing>
          <wp:inline distT="0" distB="0" distL="0" distR="0" wp14:anchorId="5E9E1AE6" wp14:editId="727AC1AB">
            <wp:extent cx="6183046" cy="5341016"/>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954" b="9664"/>
                    <a:stretch/>
                  </pic:blipFill>
                  <pic:spPr bwMode="auto">
                    <a:xfrm>
                      <a:off x="0" y="0"/>
                      <a:ext cx="6183630" cy="5341521"/>
                    </a:xfrm>
                    <a:prstGeom prst="rect">
                      <a:avLst/>
                    </a:prstGeom>
                    <a:noFill/>
                    <a:ln>
                      <a:noFill/>
                    </a:ln>
                    <a:extLst>
                      <a:ext uri="{53640926-AAD7-44D8-BBD7-CCE9431645EC}">
                        <a14:shadowObscured xmlns:a14="http://schemas.microsoft.com/office/drawing/2010/main"/>
                      </a:ext>
                    </a:extLst>
                  </pic:spPr>
                </pic:pic>
              </a:graphicData>
            </a:graphic>
          </wp:inline>
        </w:drawing>
      </w:r>
    </w:p>
    <w:p w14:paraId="3EA758E8" w14:textId="3472138F" w:rsidR="00706789" w:rsidRDefault="00706789" w:rsidP="00706789">
      <w:pPr>
        <w:jc w:val="center"/>
      </w:pPr>
      <w:r>
        <w:rPr>
          <w:rFonts w:hint="eastAsia"/>
        </w:rPr>
        <w:t>图</w:t>
      </w:r>
      <w:r>
        <w:rPr>
          <w:rFonts w:hint="eastAsia"/>
        </w:rPr>
        <w:t>9</w:t>
      </w:r>
    </w:p>
    <w:p w14:paraId="1F0035B9" w14:textId="1E0391FE" w:rsidR="00706789" w:rsidRDefault="00706789" w:rsidP="00706789">
      <w:pPr>
        <w:jc w:val="center"/>
      </w:pPr>
      <w:r>
        <w:rPr>
          <w:noProof/>
        </w:rPr>
        <w:lastRenderedPageBreak/>
        <w:drawing>
          <wp:inline distT="0" distB="0" distL="0" distR="0" wp14:anchorId="764352EF" wp14:editId="49813957">
            <wp:extent cx="6183276" cy="5440800"/>
            <wp:effectExtent l="0" t="0" r="825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150" b="5858"/>
                    <a:stretch/>
                  </pic:blipFill>
                  <pic:spPr bwMode="auto">
                    <a:xfrm>
                      <a:off x="0" y="0"/>
                      <a:ext cx="6183630" cy="5441111"/>
                    </a:xfrm>
                    <a:prstGeom prst="rect">
                      <a:avLst/>
                    </a:prstGeom>
                    <a:noFill/>
                    <a:ln>
                      <a:noFill/>
                    </a:ln>
                    <a:extLst>
                      <a:ext uri="{53640926-AAD7-44D8-BBD7-CCE9431645EC}">
                        <a14:shadowObscured xmlns:a14="http://schemas.microsoft.com/office/drawing/2010/main"/>
                      </a:ext>
                    </a:extLst>
                  </pic:spPr>
                </pic:pic>
              </a:graphicData>
            </a:graphic>
          </wp:inline>
        </w:drawing>
      </w:r>
    </w:p>
    <w:p w14:paraId="0339F7F7" w14:textId="623B84C2" w:rsidR="00706789" w:rsidRDefault="00706789" w:rsidP="00706789">
      <w:pPr>
        <w:jc w:val="center"/>
      </w:pPr>
      <w:r>
        <w:rPr>
          <w:rFonts w:hint="eastAsia"/>
        </w:rPr>
        <w:t>图</w:t>
      </w:r>
      <w:r>
        <w:rPr>
          <w:rFonts w:hint="eastAsia"/>
        </w:rPr>
        <w:t>10</w:t>
      </w:r>
    </w:p>
    <w:p w14:paraId="13795176" w14:textId="5ACF987E" w:rsidR="00706789" w:rsidRDefault="00706789">
      <w:pPr>
        <w:jc w:val="center"/>
      </w:pPr>
      <w:r>
        <w:rPr>
          <w:noProof/>
        </w:rPr>
        <w:lastRenderedPageBreak/>
        <w:drawing>
          <wp:inline distT="0" distB="0" distL="0" distR="0" wp14:anchorId="442CFF36" wp14:editId="73B38E52">
            <wp:extent cx="6183377" cy="4644428"/>
            <wp:effectExtent l="0" t="0" r="825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884" b="12004"/>
                    <a:stretch/>
                  </pic:blipFill>
                  <pic:spPr bwMode="auto">
                    <a:xfrm>
                      <a:off x="0" y="0"/>
                      <a:ext cx="6183630" cy="4644618"/>
                    </a:xfrm>
                    <a:prstGeom prst="rect">
                      <a:avLst/>
                    </a:prstGeom>
                    <a:noFill/>
                    <a:ln>
                      <a:noFill/>
                    </a:ln>
                    <a:extLst>
                      <a:ext uri="{53640926-AAD7-44D8-BBD7-CCE9431645EC}">
                        <a14:shadowObscured xmlns:a14="http://schemas.microsoft.com/office/drawing/2010/main"/>
                      </a:ext>
                    </a:extLst>
                  </pic:spPr>
                </pic:pic>
              </a:graphicData>
            </a:graphic>
          </wp:inline>
        </w:drawing>
      </w:r>
    </w:p>
    <w:p w14:paraId="1BF5527E" w14:textId="30020B03" w:rsidR="00706789" w:rsidRDefault="00706789">
      <w:pPr>
        <w:jc w:val="center"/>
      </w:pPr>
      <w:r>
        <w:rPr>
          <w:rFonts w:hint="eastAsia"/>
        </w:rPr>
        <w:t>图</w:t>
      </w:r>
      <w:r>
        <w:rPr>
          <w:rFonts w:hint="eastAsia"/>
        </w:rPr>
        <w:t>11</w:t>
      </w:r>
    </w:p>
    <w:p w14:paraId="6952B830" w14:textId="2CF5C40A" w:rsidR="00706789" w:rsidRDefault="00706789">
      <w:pPr>
        <w:jc w:val="center"/>
      </w:pPr>
      <w:r>
        <w:rPr>
          <w:noProof/>
        </w:rPr>
        <w:lastRenderedPageBreak/>
        <w:drawing>
          <wp:inline distT="0" distB="0" distL="0" distR="0" wp14:anchorId="7E5E0240" wp14:editId="7010A261">
            <wp:extent cx="6183075" cy="410122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934" b="18736"/>
                    <a:stretch/>
                  </pic:blipFill>
                  <pic:spPr bwMode="auto">
                    <a:xfrm>
                      <a:off x="0" y="0"/>
                      <a:ext cx="6183630" cy="4101588"/>
                    </a:xfrm>
                    <a:prstGeom prst="rect">
                      <a:avLst/>
                    </a:prstGeom>
                    <a:noFill/>
                    <a:ln>
                      <a:noFill/>
                    </a:ln>
                    <a:extLst>
                      <a:ext uri="{53640926-AAD7-44D8-BBD7-CCE9431645EC}">
                        <a14:shadowObscured xmlns:a14="http://schemas.microsoft.com/office/drawing/2010/main"/>
                      </a:ext>
                    </a:extLst>
                  </pic:spPr>
                </pic:pic>
              </a:graphicData>
            </a:graphic>
          </wp:inline>
        </w:drawing>
      </w:r>
    </w:p>
    <w:p w14:paraId="0CEF31B3" w14:textId="0B864920" w:rsidR="00706789" w:rsidRDefault="00706789">
      <w:pPr>
        <w:jc w:val="center"/>
      </w:pPr>
      <w:r>
        <w:rPr>
          <w:rFonts w:hint="eastAsia"/>
        </w:rPr>
        <w:t>图</w:t>
      </w:r>
      <w:r>
        <w:rPr>
          <w:rFonts w:hint="eastAsia"/>
        </w:rPr>
        <w:t>12</w:t>
      </w:r>
    </w:p>
    <w:p w14:paraId="229CC195" w14:textId="7A5DFCBA" w:rsidR="00706789" w:rsidRDefault="00706789">
      <w:pPr>
        <w:jc w:val="center"/>
      </w:pPr>
      <w:r>
        <w:rPr>
          <w:noProof/>
        </w:rPr>
        <w:drawing>
          <wp:inline distT="0" distB="0" distL="0" distR="0" wp14:anchorId="6DAA9F51" wp14:editId="183D56DB">
            <wp:extent cx="6183057" cy="26888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6354" b="30158"/>
                    <a:stretch/>
                  </pic:blipFill>
                  <pic:spPr bwMode="auto">
                    <a:xfrm>
                      <a:off x="0" y="0"/>
                      <a:ext cx="6183630" cy="2689128"/>
                    </a:xfrm>
                    <a:prstGeom prst="rect">
                      <a:avLst/>
                    </a:prstGeom>
                    <a:noFill/>
                    <a:ln>
                      <a:noFill/>
                    </a:ln>
                    <a:extLst>
                      <a:ext uri="{53640926-AAD7-44D8-BBD7-CCE9431645EC}">
                        <a14:shadowObscured xmlns:a14="http://schemas.microsoft.com/office/drawing/2010/main"/>
                      </a:ext>
                    </a:extLst>
                  </pic:spPr>
                </pic:pic>
              </a:graphicData>
            </a:graphic>
          </wp:inline>
        </w:drawing>
      </w:r>
    </w:p>
    <w:p w14:paraId="2E0F2CF0" w14:textId="68801933" w:rsidR="00706789" w:rsidRDefault="00706789">
      <w:pPr>
        <w:jc w:val="center"/>
      </w:pPr>
      <w:r>
        <w:rPr>
          <w:rFonts w:hint="eastAsia"/>
        </w:rPr>
        <w:t>图</w:t>
      </w:r>
      <w:r>
        <w:rPr>
          <w:rFonts w:hint="eastAsia"/>
        </w:rPr>
        <w:t>13</w:t>
      </w:r>
    </w:p>
    <w:p w14:paraId="674D2FBA" w14:textId="07BFC8EE" w:rsidR="00706789" w:rsidRDefault="00706789">
      <w:pPr>
        <w:jc w:val="center"/>
      </w:pPr>
      <w:r>
        <w:rPr>
          <w:noProof/>
        </w:rPr>
        <w:lastRenderedPageBreak/>
        <w:drawing>
          <wp:inline distT="0" distB="0" distL="0" distR="0" wp14:anchorId="0F76BEDA" wp14:editId="095E1CFD">
            <wp:extent cx="5486400" cy="2812303"/>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5040" b="23701"/>
                    <a:stretch/>
                  </pic:blipFill>
                  <pic:spPr bwMode="auto">
                    <a:xfrm>
                      <a:off x="0" y="0"/>
                      <a:ext cx="5497393" cy="2817938"/>
                    </a:xfrm>
                    <a:prstGeom prst="rect">
                      <a:avLst/>
                    </a:prstGeom>
                    <a:noFill/>
                    <a:ln>
                      <a:noFill/>
                    </a:ln>
                    <a:extLst>
                      <a:ext uri="{53640926-AAD7-44D8-BBD7-CCE9431645EC}">
                        <a14:shadowObscured xmlns:a14="http://schemas.microsoft.com/office/drawing/2010/main"/>
                      </a:ext>
                    </a:extLst>
                  </pic:spPr>
                </pic:pic>
              </a:graphicData>
            </a:graphic>
          </wp:inline>
        </w:drawing>
      </w:r>
    </w:p>
    <w:p w14:paraId="44827537" w14:textId="54C5E5B7" w:rsidR="00706789" w:rsidRDefault="00706789">
      <w:pPr>
        <w:jc w:val="center"/>
      </w:pPr>
      <w:r>
        <w:rPr>
          <w:rFonts w:hint="eastAsia"/>
        </w:rPr>
        <w:t>图</w:t>
      </w:r>
      <w:r>
        <w:rPr>
          <w:rFonts w:hint="eastAsia"/>
        </w:rPr>
        <w:t>14</w:t>
      </w:r>
    </w:p>
    <w:p w14:paraId="7B2B0CF2" w14:textId="47A32158" w:rsidR="00706789" w:rsidRDefault="00706789">
      <w:pPr>
        <w:jc w:val="center"/>
      </w:pPr>
      <w:r>
        <w:rPr>
          <w:noProof/>
        </w:rPr>
        <w:drawing>
          <wp:inline distT="0" distB="0" distL="0" distR="0" wp14:anchorId="5842FBF1" wp14:editId="4759B538">
            <wp:extent cx="5423025" cy="5423025"/>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29745" cy="5429745"/>
                    </a:xfrm>
                    <a:prstGeom prst="rect">
                      <a:avLst/>
                    </a:prstGeom>
                    <a:noFill/>
                    <a:ln>
                      <a:noFill/>
                    </a:ln>
                  </pic:spPr>
                </pic:pic>
              </a:graphicData>
            </a:graphic>
          </wp:inline>
        </w:drawing>
      </w:r>
    </w:p>
    <w:p w14:paraId="39E03171" w14:textId="2363065D" w:rsidR="00706789" w:rsidRDefault="00706789">
      <w:pPr>
        <w:jc w:val="center"/>
      </w:pPr>
      <w:r>
        <w:rPr>
          <w:rFonts w:hint="eastAsia"/>
        </w:rPr>
        <w:lastRenderedPageBreak/>
        <w:t>图</w:t>
      </w:r>
      <w:r>
        <w:rPr>
          <w:rFonts w:hint="eastAsia"/>
        </w:rPr>
        <w:t>15</w:t>
      </w:r>
    </w:p>
    <w:sectPr w:rsidR="00706789">
      <w:headerReference w:type="default" r:id="rId34"/>
      <w:footerReference w:type="default" r:id="rId35"/>
      <w:pgSz w:w="11906" w:h="16838"/>
      <w:pgMar w:top="1440" w:right="1080" w:bottom="1440" w:left="108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4" w:author="Longhui Qin" w:date="2025-06-30T11:33:00Z" w:initials="LQ">
    <w:p w14:paraId="4A55257A" w14:textId="3755B429" w:rsidR="00525DD4" w:rsidRDefault="00525DD4">
      <w:pPr>
        <w:pStyle w:val="CommentText"/>
      </w:pPr>
      <w:r>
        <w:rPr>
          <w:rStyle w:val="CommentReference"/>
        </w:rPr>
        <w:annotationRef/>
      </w:r>
      <w:r>
        <w:rPr>
          <w:rFonts w:hint="eastAsia"/>
        </w:rPr>
        <w:t>是否</w:t>
      </w:r>
      <w:r>
        <w:rPr>
          <w:rFonts w:hint="eastAsia"/>
        </w:rPr>
        <w:t>5</w:t>
      </w:r>
      <w:r>
        <w:rPr>
          <w:rFonts w:hint="eastAsia"/>
        </w:rPr>
        <w:t>个？</w:t>
      </w:r>
    </w:p>
  </w:comment>
  <w:comment w:id="66" w:author="Longhui Qin" w:date="2025-06-30T15:04:00Z" w:initials="LQ">
    <w:p w14:paraId="02EEB259" w14:textId="6E07B521" w:rsidR="00DD6F53" w:rsidRDefault="00DD6F53">
      <w:pPr>
        <w:pStyle w:val="CommentText"/>
        <w:rPr>
          <w:rFonts w:hint="eastAsia"/>
        </w:rPr>
      </w:pPr>
      <w:r>
        <w:rPr>
          <w:rStyle w:val="CommentReference"/>
        </w:rPr>
        <w:annotationRef/>
      </w:r>
      <w:r>
        <w:rPr>
          <w:rFonts w:hint="eastAsia"/>
        </w:rPr>
        <w:t>是否正确？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A55257A" w15:done="0"/>
  <w15:commentEx w15:paraId="02EEB2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9D8915" w16cex:dateUtc="2025-06-30T03:33:00Z"/>
  <w16cex:commentExtensible w16cex:durableId="67A9E538" w16cex:dateUtc="2025-06-30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A55257A" w16cid:durableId="0C9D8915"/>
  <w16cid:commentId w16cid:paraId="02EEB259" w16cid:durableId="67A9E5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F915D" w14:textId="77777777" w:rsidR="00B66EF7" w:rsidRDefault="00B66EF7">
      <w:pPr>
        <w:spacing w:line="240" w:lineRule="auto"/>
      </w:pPr>
      <w:r>
        <w:separator/>
      </w:r>
    </w:p>
  </w:endnote>
  <w:endnote w:type="continuationSeparator" w:id="0">
    <w:p w14:paraId="5A8238AF" w14:textId="77777777" w:rsidR="00B66EF7" w:rsidRDefault="00B66E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6FCAC" w14:textId="77777777" w:rsidR="00F70ED1" w:rsidRDefault="00F977CC">
    <w:pPr>
      <w:pStyle w:val="Footer"/>
    </w:pPr>
    <w:r>
      <w:rPr>
        <w:noProof/>
      </w:rPr>
      <mc:AlternateContent>
        <mc:Choice Requires="wps">
          <w:drawing>
            <wp:anchor distT="0" distB="0" distL="114300" distR="114300" simplePos="0" relativeHeight="251659264" behindDoc="0" locked="0" layoutInCell="1" allowOverlap="1" wp14:anchorId="5302ED79" wp14:editId="325D0D01">
              <wp:simplePos x="0" y="0"/>
              <wp:positionH relativeFrom="margin">
                <wp:align>center</wp:align>
              </wp:positionH>
              <wp:positionV relativeFrom="paragraph">
                <wp:posOffset>0</wp:posOffset>
              </wp:positionV>
              <wp:extent cx="57785" cy="19685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F9623"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02ED79" id="_x0000_t202" coordsize="21600,21600" o:spt="202" path="m,l,21600r21600,l21600,xe">
              <v:stroke joinstyle="miter"/>
              <v:path gradientshapeok="t" o:connecttype="rect"/>
            </v:shapetype>
            <v:shape id="文本框 2" o:spid="_x0000_s1026" type="#_x0000_t202" style="position:absolute;margin-left:0;margin-top:0;width:4.55pt;height:15.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" filled="f" stroked="f">
              <v:textbox style="mso-fit-shape-to-text:t" inset="0,0,0,0">
                <w:txbxContent>
                  <w:p w14:paraId="489F9623"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EF450" w14:textId="77777777" w:rsidR="00F70ED1" w:rsidRDefault="00F977CC">
    <w:pPr>
      <w:pStyle w:val="Footer"/>
    </w:pPr>
    <w:r>
      <w:rPr>
        <w:noProof/>
      </w:rPr>
      <mc:AlternateContent>
        <mc:Choice Requires="wps">
          <w:drawing>
            <wp:anchor distT="0" distB="0" distL="114300" distR="114300" simplePos="0" relativeHeight="251660288" behindDoc="0" locked="0" layoutInCell="1" allowOverlap="1" wp14:anchorId="36C8B53B" wp14:editId="4CDD786B">
              <wp:simplePos x="0" y="0"/>
              <wp:positionH relativeFrom="margin">
                <wp:align>center</wp:align>
              </wp:positionH>
              <wp:positionV relativeFrom="paragraph">
                <wp:posOffset>0</wp:posOffset>
              </wp:positionV>
              <wp:extent cx="57785" cy="196850"/>
              <wp:effectExtent l="0" t="0" r="0" b="0"/>
              <wp:wrapNone/>
              <wp:docPr id="2"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38AD7"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C8B53B" id="_x0000_t202" coordsize="21600,21600" o:spt="202" path="m,l,21600r21600,l21600,xe">
              <v:stroke joinstyle="miter"/>
              <v:path gradientshapeok="t" o:connecttype="rect"/>
            </v:shapetype>
            <v:shape id="文本框 3" o:spid="_x0000_s1027" type="#_x0000_t202" style="position:absolute;margin-left:0;margin-top:0;width:4.55pt;height:15.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" filled="f" stroked="f">
              <v:textbox style="mso-fit-shape-to-text:t" inset="0,0,0,0">
                <w:txbxContent>
                  <w:p w14:paraId="62638AD7"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76400" w14:textId="77777777" w:rsidR="00F70ED1" w:rsidRDefault="00F977CC">
    <w:pPr>
      <w:pStyle w:val="Footer"/>
    </w:pPr>
    <w:r>
      <w:rPr>
        <w:noProof/>
      </w:rPr>
      <mc:AlternateContent>
        <mc:Choice Requires="wps">
          <w:drawing>
            <wp:anchor distT="0" distB="0" distL="114300" distR="114300" simplePos="0" relativeHeight="251661312" behindDoc="0" locked="0" layoutInCell="1" allowOverlap="1" wp14:anchorId="67616E7F" wp14:editId="1FD8DEDF">
              <wp:simplePos x="0" y="0"/>
              <wp:positionH relativeFrom="margin">
                <wp:align>center</wp:align>
              </wp:positionH>
              <wp:positionV relativeFrom="paragraph">
                <wp:posOffset>0</wp:posOffset>
              </wp:positionV>
              <wp:extent cx="57785" cy="196850"/>
              <wp:effectExtent l="0" t="0" r="0" b="0"/>
              <wp:wrapNone/>
              <wp:docPr id="1"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22FD6"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7616E7F" id="_x0000_t202" coordsize="21600,21600" o:spt="202" path="m,l,21600r21600,l21600,xe">
              <v:stroke joinstyle="miter"/>
              <v:path gradientshapeok="t" o:connecttype="rect"/>
            </v:shapetype>
            <v:shape id="文本框 5" o:spid="_x0000_s1028" type="#_x0000_t202" style="position:absolute;margin-left:0;margin-top:0;width:4.55pt;height:15.5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" filled="f" stroked="f">
              <v:textbox style="mso-fit-shape-to-text:t" inset="0,0,0,0">
                <w:txbxContent>
                  <w:p w14:paraId="62022FD6" w14:textId="77777777" w:rsidR="00F70ED1" w:rsidRDefault="00A322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16C08">
                      <w:rPr>
                        <w:noProof/>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F64BA5" w14:textId="77777777" w:rsidR="00B66EF7" w:rsidRDefault="00B66EF7">
      <w:pPr>
        <w:spacing w:line="240" w:lineRule="auto"/>
      </w:pPr>
      <w:r>
        <w:separator/>
      </w:r>
    </w:p>
  </w:footnote>
  <w:footnote w:type="continuationSeparator" w:id="0">
    <w:p w14:paraId="3129EDF0" w14:textId="77777777" w:rsidR="00B66EF7" w:rsidRDefault="00B66E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92981" w14:textId="77777777" w:rsidR="00F70ED1" w:rsidRDefault="00A32264">
    <w:pPr>
      <w:pStyle w:val="Header"/>
      <w:pBdr>
        <w:bottom w:val="single" w:sz="4" w:space="1" w:color="auto"/>
      </w:pBdr>
      <w:jc w:val="center"/>
      <w:rPr>
        <w:rFonts w:ascii="黑体" w:eastAsia="黑体" w:hAnsi="黑体" w:cs="黑体"/>
        <w:b/>
        <w:bCs/>
        <w:sz w:val="32"/>
        <w:szCs w:val="32"/>
      </w:rPr>
    </w:pPr>
    <w:r>
      <w:rPr>
        <w:rFonts w:ascii="黑体" w:eastAsia="黑体" w:hAnsi="黑体" w:cs="黑体" w:hint="eastAsia"/>
        <w:b/>
        <w:bCs/>
        <w:sz w:val="32"/>
        <w:szCs w:val="32"/>
      </w:rPr>
      <w:t>摘 要 附 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E8D7E" w14:textId="77777777" w:rsidR="00F70ED1" w:rsidRDefault="00A32264">
    <w:pPr>
      <w:pStyle w:val="Header"/>
      <w:pBdr>
        <w:bottom w:val="single" w:sz="4" w:space="1" w:color="auto"/>
      </w:pBdr>
      <w:jc w:val="center"/>
      <w:rPr>
        <w:b/>
        <w:bCs/>
        <w:sz w:val="32"/>
        <w:szCs w:val="32"/>
      </w:rPr>
    </w:pPr>
    <w:r>
      <w:rPr>
        <w:rFonts w:ascii="黑体" w:eastAsia="黑体" w:hAnsi="黑体" w:cs="黑体" w:hint="eastAsia"/>
        <w:b/>
        <w:bCs/>
        <w:sz w:val="32"/>
        <w:szCs w:val="32"/>
      </w:rPr>
      <w:t>权 利 要 求 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FC352" w14:textId="77777777" w:rsidR="00610235" w:rsidRDefault="00610235">
    <w:pPr>
      <w:pStyle w:val="Header"/>
      <w:pBdr>
        <w:bottom w:val="single" w:sz="4" w:space="1" w:color="auto"/>
      </w:pBdr>
      <w:jc w:val="center"/>
      <w:rPr>
        <w:b/>
        <w:bCs/>
        <w:sz w:val="32"/>
        <w:szCs w:val="32"/>
      </w:rPr>
    </w:pPr>
    <w:r>
      <w:rPr>
        <w:rFonts w:ascii="黑体" w:eastAsia="黑体" w:hAnsi="黑体" w:cs="黑体" w:hint="eastAsia"/>
        <w:b/>
        <w:bCs/>
        <w:sz w:val="32"/>
        <w:szCs w:val="32"/>
      </w:rPr>
      <w:t xml:space="preserve">说 </w:t>
    </w:r>
    <w:r>
      <w:rPr>
        <w:rFonts w:ascii="黑体" w:eastAsia="黑体" w:hAnsi="黑体" w:cs="黑体" w:hint="eastAsia"/>
        <w:b/>
        <w:bCs/>
        <w:sz w:val="32"/>
        <w:szCs w:val="32"/>
      </w:rPr>
      <w:t>明 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A9E57" w14:textId="77777777" w:rsidR="00F70ED1" w:rsidRDefault="00A32264">
    <w:pPr>
      <w:pStyle w:val="Header"/>
      <w:pBdr>
        <w:bottom w:val="single" w:sz="4" w:space="1" w:color="auto"/>
      </w:pBdr>
      <w:jc w:val="center"/>
      <w:rPr>
        <w:rFonts w:ascii="黑体" w:eastAsia="黑体" w:hAnsi="黑体" w:cs="黑体"/>
        <w:b/>
        <w:bCs/>
        <w:sz w:val="32"/>
        <w:szCs w:val="32"/>
      </w:rPr>
    </w:pPr>
    <w:r>
      <w:rPr>
        <w:rFonts w:ascii="黑体" w:eastAsia="黑体" w:hAnsi="黑体" w:cs="黑体" w:hint="eastAsia"/>
        <w:b/>
        <w:bCs/>
        <w:sz w:val="32"/>
        <w:szCs w:val="32"/>
      </w:rPr>
      <w:t>说 明 书 附 图</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41EC1"/>
    <w:multiLevelType w:val="singleLevel"/>
    <w:tmpl w:val="5E6F3A0D"/>
    <w:lvl w:ilvl="0">
      <w:start w:val="1"/>
      <w:numFmt w:val="decimal"/>
      <w:suff w:val="nothing"/>
      <w:lvlText w:val="%1、"/>
      <w:lvlJc w:val="left"/>
    </w:lvl>
  </w:abstractNum>
  <w:abstractNum w:abstractNumId="1" w15:restartNumberingAfterBreak="0">
    <w:nsid w:val="116572B8"/>
    <w:multiLevelType w:val="singleLevel"/>
    <w:tmpl w:val="5E6F3A0D"/>
    <w:lvl w:ilvl="0">
      <w:start w:val="1"/>
      <w:numFmt w:val="decimal"/>
      <w:suff w:val="nothing"/>
      <w:lvlText w:val="%1、"/>
      <w:lvlJc w:val="left"/>
    </w:lvl>
  </w:abstractNum>
  <w:abstractNum w:abstractNumId="2" w15:restartNumberingAfterBreak="0">
    <w:nsid w:val="5E6F3A0D"/>
    <w:multiLevelType w:val="singleLevel"/>
    <w:tmpl w:val="5E6F3A0D"/>
    <w:lvl w:ilvl="0">
      <w:start w:val="1"/>
      <w:numFmt w:val="decimal"/>
      <w:suff w:val="nothing"/>
      <w:lvlText w:val="%1、"/>
      <w:lvlJc w:val="left"/>
    </w:lvl>
  </w:abstractNum>
  <w:abstractNum w:abstractNumId="3" w15:restartNumberingAfterBreak="0">
    <w:nsid w:val="6BB260AD"/>
    <w:multiLevelType w:val="singleLevel"/>
    <w:tmpl w:val="5E6F3A0D"/>
    <w:lvl w:ilvl="0">
      <w:start w:val="1"/>
      <w:numFmt w:val="decimal"/>
      <w:suff w:val="nothing"/>
      <w:lvlText w:val="%1、"/>
      <w:lvlJc w:val="left"/>
    </w:lvl>
  </w:abstractNum>
  <w:abstractNum w:abstractNumId="4" w15:restartNumberingAfterBreak="0">
    <w:nsid w:val="6F026693"/>
    <w:multiLevelType w:val="singleLevel"/>
    <w:tmpl w:val="5E6F3A0D"/>
    <w:lvl w:ilvl="0">
      <w:start w:val="1"/>
      <w:numFmt w:val="decimal"/>
      <w:suff w:val="nothing"/>
      <w:lvlText w:val="%1、"/>
      <w:lvlJc w:val="left"/>
    </w:lvl>
  </w:abstractNum>
  <w:num w:numId="1" w16cid:durableId="1545407661">
    <w:abstractNumId w:val="2"/>
  </w:num>
  <w:num w:numId="2" w16cid:durableId="665397704">
    <w:abstractNumId w:val="3"/>
  </w:num>
  <w:num w:numId="3" w16cid:durableId="2092239602">
    <w:abstractNumId w:val="0"/>
  </w:num>
  <w:num w:numId="4" w16cid:durableId="1125854044">
    <w:abstractNumId w:val="1"/>
  </w:num>
  <w:num w:numId="5" w16cid:durableId="149430183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onghui Qin">
    <w15:presenceInfo w15:providerId="Windows Live" w15:userId="8fcb2f45628b99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trackRevisions/>
  <w:defaultTabStop w:val="420"/>
  <w:drawingGridVerticalSpacing w:val="156"/>
  <w:noPunctuationKerning/>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A7E"/>
    <w:rsid w:val="00001248"/>
    <w:rsid w:val="00014870"/>
    <w:rsid w:val="00014B85"/>
    <w:rsid w:val="00017EAF"/>
    <w:rsid w:val="000258BF"/>
    <w:rsid w:val="000273F8"/>
    <w:rsid w:val="00041695"/>
    <w:rsid w:val="00053343"/>
    <w:rsid w:val="00054606"/>
    <w:rsid w:val="00061D8E"/>
    <w:rsid w:val="00080D4A"/>
    <w:rsid w:val="00083B34"/>
    <w:rsid w:val="00095795"/>
    <w:rsid w:val="00095AFF"/>
    <w:rsid w:val="000A363A"/>
    <w:rsid w:val="000A3B0A"/>
    <w:rsid w:val="000D53AE"/>
    <w:rsid w:val="000E1612"/>
    <w:rsid w:val="000F00B0"/>
    <w:rsid w:val="000F6151"/>
    <w:rsid w:val="0010423D"/>
    <w:rsid w:val="00125047"/>
    <w:rsid w:val="00131044"/>
    <w:rsid w:val="001313B8"/>
    <w:rsid w:val="00131C8B"/>
    <w:rsid w:val="00140699"/>
    <w:rsid w:val="00154A4B"/>
    <w:rsid w:val="0019216A"/>
    <w:rsid w:val="00194624"/>
    <w:rsid w:val="001948C8"/>
    <w:rsid w:val="001A0F96"/>
    <w:rsid w:val="001A33BD"/>
    <w:rsid w:val="001B15CD"/>
    <w:rsid w:val="001B6997"/>
    <w:rsid w:val="001D0464"/>
    <w:rsid w:val="001D070A"/>
    <w:rsid w:val="001D0BB7"/>
    <w:rsid w:val="001D116A"/>
    <w:rsid w:val="001D2DC7"/>
    <w:rsid w:val="001D45EA"/>
    <w:rsid w:val="001F397C"/>
    <w:rsid w:val="00206AAD"/>
    <w:rsid w:val="0022056E"/>
    <w:rsid w:val="00223DAC"/>
    <w:rsid w:val="00231E22"/>
    <w:rsid w:val="002334E6"/>
    <w:rsid w:val="00275F0D"/>
    <w:rsid w:val="00282DD4"/>
    <w:rsid w:val="00287BB3"/>
    <w:rsid w:val="0029240B"/>
    <w:rsid w:val="00295D01"/>
    <w:rsid w:val="002A683C"/>
    <w:rsid w:val="002B74EB"/>
    <w:rsid w:val="002C0B9B"/>
    <w:rsid w:val="002E17C7"/>
    <w:rsid w:val="002E466F"/>
    <w:rsid w:val="002E6D63"/>
    <w:rsid w:val="00301C55"/>
    <w:rsid w:val="0030270D"/>
    <w:rsid w:val="00314552"/>
    <w:rsid w:val="00323CFE"/>
    <w:rsid w:val="00325D28"/>
    <w:rsid w:val="003341E1"/>
    <w:rsid w:val="003469C5"/>
    <w:rsid w:val="00346B70"/>
    <w:rsid w:val="00356C06"/>
    <w:rsid w:val="00372396"/>
    <w:rsid w:val="00377A71"/>
    <w:rsid w:val="00385DBD"/>
    <w:rsid w:val="003914F5"/>
    <w:rsid w:val="003A5D17"/>
    <w:rsid w:val="003B20B5"/>
    <w:rsid w:val="003B7867"/>
    <w:rsid w:val="003B789D"/>
    <w:rsid w:val="003B7C80"/>
    <w:rsid w:val="003F6C7D"/>
    <w:rsid w:val="00403BB9"/>
    <w:rsid w:val="00404DC0"/>
    <w:rsid w:val="00406E96"/>
    <w:rsid w:val="00411DC7"/>
    <w:rsid w:val="00437BE4"/>
    <w:rsid w:val="00455202"/>
    <w:rsid w:val="004631DA"/>
    <w:rsid w:val="0047087B"/>
    <w:rsid w:val="00473CCC"/>
    <w:rsid w:val="0048103B"/>
    <w:rsid w:val="0049071B"/>
    <w:rsid w:val="00491E43"/>
    <w:rsid w:val="004940CC"/>
    <w:rsid w:val="004A071C"/>
    <w:rsid w:val="004B471A"/>
    <w:rsid w:val="004C7ABA"/>
    <w:rsid w:val="004D541C"/>
    <w:rsid w:val="004F2E11"/>
    <w:rsid w:val="004F3C81"/>
    <w:rsid w:val="005031A4"/>
    <w:rsid w:val="005112B3"/>
    <w:rsid w:val="00512DE1"/>
    <w:rsid w:val="00525DD4"/>
    <w:rsid w:val="00533CC1"/>
    <w:rsid w:val="00534740"/>
    <w:rsid w:val="00535107"/>
    <w:rsid w:val="005357DA"/>
    <w:rsid w:val="0055040C"/>
    <w:rsid w:val="00556469"/>
    <w:rsid w:val="0056298D"/>
    <w:rsid w:val="00565C16"/>
    <w:rsid w:val="005707C1"/>
    <w:rsid w:val="00576E37"/>
    <w:rsid w:val="00577141"/>
    <w:rsid w:val="005830E6"/>
    <w:rsid w:val="00584747"/>
    <w:rsid w:val="00592277"/>
    <w:rsid w:val="005937C9"/>
    <w:rsid w:val="00594B33"/>
    <w:rsid w:val="005A1BB6"/>
    <w:rsid w:val="005B0B85"/>
    <w:rsid w:val="005B30DD"/>
    <w:rsid w:val="005B477E"/>
    <w:rsid w:val="005E1F65"/>
    <w:rsid w:val="00606A67"/>
    <w:rsid w:val="00607C9E"/>
    <w:rsid w:val="00610235"/>
    <w:rsid w:val="006223C4"/>
    <w:rsid w:val="0065539D"/>
    <w:rsid w:val="00664C93"/>
    <w:rsid w:val="00677C4C"/>
    <w:rsid w:val="00690009"/>
    <w:rsid w:val="006934C9"/>
    <w:rsid w:val="00696387"/>
    <w:rsid w:val="006965BE"/>
    <w:rsid w:val="006A2F3A"/>
    <w:rsid w:val="006A6B32"/>
    <w:rsid w:val="006A6F53"/>
    <w:rsid w:val="006C1DD8"/>
    <w:rsid w:val="006D7D54"/>
    <w:rsid w:val="006F1C84"/>
    <w:rsid w:val="00704B75"/>
    <w:rsid w:val="00706789"/>
    <w:rsid w:val="00710FE0"/>
    <w:rsid w:val="00720E1A"/>
    <w:rsid w:val="00753576"/>
    <w:rsid w:val="007633DE"/>
    <w:rsid w:val="00763537"/>
    <w:rsid w:val="00765B8C"/>
    <w:rsid w:val="007800FC"/>
    <w:rsid w:val="007814F6"/>
    <w:rsid w:val="007945D9"/>
    <w:rsid w:val="007A46E0"/>
    <w:rsid w:val="007A7189"/>
    <w:rsid w:val="007B58AB"/>
    <w:rsid w:val="007B6BE0"/>
    <w:rsid w:val="007B7731"/>
    <w:rsid w:val="007C03EF"/>
    <w:rsid w:val="007C0906"/>
    <w:rsid w:val="007D3012"/>
    <w:rsid w:val="007D4EFE"/>
    <w:rsid w:val="007E68D4"/>
    <w:rsid w:val="008026E5"/>
    <w:rsid w:val="008074D3"/>
    <w:rsid w:val="00816ED4"/>
    <w:rsid w:val="00820D4C"/>
    <w:rsid w:val="00826BC2"/>
    <w:rsid w:val="008350C1"/>
    <w:rsid w:val="00841660"/>
    <w:rsid w:val="00846A20"/>
    <w:rsid w:val="00856617"/>
    <w:rsid w:val="008641AB"/>
    <w:rsid w:val="00872997"/>
    <w:rsid w:val="008769D1"/>
    <w:rsid w:val="00877A07"/>
    <w:rsid w:val="008B5A41"/>
    <w:rsid w:val="008D3234"/>
    <w:rsid w:val="008F2F53"/>
    <w:rsid w:val="008F5EF2"/>
    <w:rsid w:val="00900981"/>
    <w:rsid w:val="009258B1"/>
    <w:rsid w:val="00946B18"/>
    <w:rsid w:val="00957305"/>
    <w:rsid w:val="00981AAF"/>
    <w:rsid w:val="00992127"/>
    <w:rsid w:val="009A034D"/>
    <w:rsid w:val="009A232A"/>
    <w:rsid w:val="009A542A"/>
    <w:rsid w:val="009B5645"/>
    <w:rsid w:val="009B5974"/>
    <w:rsid w:val="009C0750"/>
    <w:rsid w:val="009C7AC1"/>
    <w:rsid w:val="009E6BFF"/>
    <w:rsid w:val="009F0094"/>
    <w:rsid w:val="009F185B"/>
    <w:rsid w:val="00A03AA4"/>
    <w:rsid w:val="00A07DA9"/>
    <w:rsid w:val="00A11FC8"/>
    <w:rsid w:val="00A14FC8"/>
    <w:rsid w:val="00A27ADF"/>
    <w:rsid w:val="00A32264"/>
    <w:rsid w:val="00A35804"/>
    <w:rsid w:val="00A411FE"/>
    <w:rsid w:val="00A4409A"/>
    <w:rsid w:val="00A52D63"/>
    <w:rsid w:val="00A56A21"/>
    <w:rsid w:val="00A57217"/>
    <w:rsid w:val="00A57752"/>
    <w:rsid w:val="00A70408"/>
    <w:rsid w:val="00A72511"/>
    <w:rsid w:val="00A82AB6"/>
    <w:rsid w:val="00A82C3A"/>
    <w:rsid w:val="00A87396"/>
    <w:rsid w:val="00AA2337"/>
    <w:rsid w:val="00AA43C2"/>
    <w:rsid w:val="00AC21A9"/>
    <w:rsid w:val="00AD7329"/>
    <w:rsid w:val="00AF6813"/>
    <w:rsid w:val="00B14FEB"/>
    <w:rsid w:val="00B15A00"/>
    <w:rsid w:val="00B2359C"/>
    <w:rsid w:val="00B26C13"/>
    <w:rsid w:val="00B31FA9"/>
    <w:rsid w:val="00B40A97"/>
    <w:rsid w:val="00B47551"/>
    <w:rsid w:val="00B66EF7"/>
    <w:rsid w:val="00B75F10"/>
    <w:rsid w:val="00B77279"/>
    <w:rsid w:val="00B77B07"/>
    <w:rsid w:val="00B80669"/>
    <w:rsid w:val="00B80DD1"/>
    <w:rsid w:val="00B83352"/>
    <w:rsid w:val="00B846A1"/>
    <w:rsid w:val="00B8620A"/>
    <w:rsid w:val="00BB1253"/>
    <w:rsid w:val="00BB55CF"/>
    <w:rsid w:val="00BC6C9E"/>
    <w:rsid w:val="00BC72EB"/>
    <w:rsid w:val="00BD2E69"/>
    <w:rsid w:val="00BE7718"/>
    <w:rsid w:val="00C06949"/>
    <w:rsid w:val="00C06BC2"/>
    <w:rsid w:val="00C123C8"/>
    <w:rsid w:val="00C13D37"/>
    <w:rsid w:val="00C1659C"/>
    <w:rsid w:val="00C16AA8"/>
    <w:rsid w:val="00C20F68"/>
    <w:rsid w:val="00C265F3"/>
    <w:rsid w:val="00C5464A"/>
    <w:rsid w:val="00C568C0"/>
    <w:rsid w:val="00C6624D"/>
    <w:rsid w:val="00C7052B"/>
    <w:rsid w:val="00C72352"/>
    <w:rsid w:val="00C724D0"/>
    <w:rsid w:val="00C81324"/>
    <w:rsid w:val="00CD1DC6"/>
    <w:rsid w:val="00CD2297"/>
    <w:rsid w:val="00CD6546"/>
    <w:rsid w:val="00CE094A"/>
    <w:rsid w:val="00CE4579"/>
    <w:rsid w:val="00CF5970"/>
    <w:rsid w:val="00D03ED6"/>
    <w:rsid w:val="00D05180"/>
    <w:rsid w:val="00D05B5D"/>
    <w:rsid w:val="00D10EA0"/>
    <w:rsid w:val="00D11414"/>
    <w:rsid w:val="00D23BA3"/>
    <w:rsid w:val="00D345E4"/>
    <w:rsid w:val="00D35A98"/>
    <w:rsid w:val="00D47292"/>
    <w:rsid w:val="00D57E08"/>
    <w:rsid w:val="00D62424"/>
    <w:rsid w:val="00D67263"/>
    <w:rsid w:val="00D7058C"/>
    <w:rsid w:val="00D72D05"/>
    <w:rsid w:val="00D76C7B"/>
    <w:rsid w:val="00D772D3"/>
    <w:rsid w:val="00D85E8D"/>
    <w:rsid w:val="00D9176D"/>
    <w:rsid w:val="00DB54A9"/>
    <w:rsid w:val="00DC4453"/>
    <w:rsid w:val="00DD1E48"/>
    <w:rsid w:val="00DD6CE2"/>
    <w:rsid w:val="00DD6F53"/>
    <w:rsid w:val="00DE42A5"/>
    <w:rsid w:val="00DE66A9"/>
    <w:rsid w:val="00DF0720"/>
    <w:rsid w:val="00DF729B"/>
    <w:rsid w:val="00E00868"/>
    <w:rsid w:val="00E03303"/>
    <w:rsid w:val="00E05A7E"/>
    <w:rsid w:val="00E07AA4"/>
    <w:rsid w:val="00E2131F"/>
    <w:rsid w:val="00E426C0"/>
    <w:rsid w:val="00E42714"/>
    <w:rsid w:val="00E429F9"/>
    <w:rsid w:val="00E43257"/>
    <w:rsid w:val="00E4397D"/>
    <w:rsid w:val="00E5670E"/>
    <w:rsid w:val="00E76586"/>
    <w:rsid w:val="00E804D8"/>
    <w:rsid w:val="00E87028"/>
    <w:rsid w:val="00E917B1"/>
    <w:rsid w:val="00E948B7"/>
    <w:rsid w:val="00EA5188"/>
    <w:rsid w:val="00EB0165"/>
    <w:rsid w:val="00EB28C2"/>
    <w:rsid w:val="00EC76DA"/>
    <w:rsid w:val="00EC7C49"/>
    <w:rsid w:val="00ED22B1"/>
    <w:rsid w:val="00ED51B8"/>
    <w:rsid w:val="00EE21E1"/>
    <w:rsid w:val="00EE3816"/>
    <w:rsid w:val="00EE660D"/>
    <w:rsid w:val="00F00D4C"/>
    <w:rsid w:val="00F0193A"/>
    <w:rsid w:val="00F0397A"/>
    <w:rsid w:val="00F0402D"/>
    <w:rsid w:val="00F12900"/>
    <w:rsid w:val="00F16C08"/>
    <w:rsid w:val="00F224C3"/>
    <w:rsid w:val="00F53FB2"/>
    <w:rsid w:val="00F55258"/>
    <w:rsid w:val="00F70ED1"/>
    <w:rsid w:val="00F93DCD"/>
    <w:rsid w:val="00F947CB"/>
    <w:rsid w:val="00F977CC"/>
    <w:rsid w:val="00FA0F80"/>
    <w:rsid w:val="00FA2863"/>
    <w:rsid w:val="00FB20B8"/>
    <w:rsid w:val="00FB4041"/>
    <w:rsid w:val="00FC30A6"/>
    <w:rsid w:val="00FC5B40"/>
    <w:rsid w:val="00FC6FE7"/>
    <w:rsid w:val="00FD625C"/>
    <w:rsid w:val="0EAD30D5"/>
    <w:rsid w:val="0F6A47D7"/>
    <w:rsid w:val="132013EF"/>
    <w:rsid w:val="134F44BD"/>
    <w:rsid w:val="147B3C2A"/>
    <w:rsid w:val="191E5B42"/>
    <w:rsid w:val="1A435CA4"/>
    <w:rsid w:val="1E17406B"/>
    <w:rsid w:val="20E15BF4"/>
    <w:rsid w:val="221D1D08"/>
    <w:rsid w:val="22AE7F72"/>
    <w:rsid w:val="2A057778"/>
    <w:rsid w:val="2AC563B9"/>
    <w:rsid w:val="2CAC29D6"/>
    <w:rsid w:val="32843DF1"/>
    <w:rsid w:val="32C5265C"/>
    <w:rsid w:val="36361698"/>
    <w:rsid w:val="368D718F"/>
    <w:rsid w:val="39057817"/>
    <w:rsid w:val="39324E64"/>
    <w:rsid w:val="3C5A3112"/>
    <w:rsid w:val="3C66061A"/>
    <w:rsid w:val="3E104D62"/>
    <w:rsid w:val="45FE1FE4"/>
    <w:rsid w:val="4600001D"/>
    <w:rsid w:val="48D3628A"/>
    <w:rsid w:val="4F65454D"/>
    <w:rsid w:val="4FDE7B29"/>
    <w:rsid w:val="54E80059"/>
    <w:rsid w:val="55245CBF"/>
    <w:rsid w:val="56474B1D"/>
    <w:rsid w:val="59680074"/>
    <w:rsid w:val="59E73D7E"/>
    <w:rsid w:val="5ECC6193"/>
    <w:rsid w:val="646E3189"/>
    <w:rsid w:val="67CF2561"/>
    <w:rsid w:val="69505613"/>
    <w:rsid w:val="69983D4A"/>
    <w:rsid w:val="6E8C5DEC"/>
    <w:rsid w:val="713B323D"/>
    <w:rsid w:val="73C349A5"/>
    <w:rsid w:val="778622A7"/>
    <w:rsid w:val="77EA26A2"/>
    <w:rsid w:val="7A926A27"/>
    <w:rsid w:val="7AA51058"/>
    <w:rsid w:val="7D913B11"/>
    <w:rsid w:val="7D925D0F"/>
    <w:rsid w:val="7DD84285"/>
    <w:rsid w:val="7ECA1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4BCE31AC"/>
  <w15:docId w15:val="{782909FB-FE4A-4651-85F6-56523CCAB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360" w:lineRule="auto"/>
    </w:pPr>
    <w:rPr>
      <w:kern w:val="2"/>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nhideWhenUsed/>
    <w:pPr>
      <w:tabs>
        <w:tab w:val="center" w:pos="4153"/>
        <w:tab w:val="right" w:pos="8306"/>
      </w:tabs>
      <w:snapToGrid w:val="0"/>
    </w:pPr>
    <w:rPr>
      <w:sz w:val="18"/>
    </w:rPr>
  </w:style>
  <w:style w:type="paragraph" w:styleId="Header">
    <w:name w:val="header"/>
    <w:basedOn w:val="Normal"/>
    <w:unhideWhenUsed/>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styleId="Hyperlink">
    <w:name w:val="Hyperlink"/>
    <w:basedOn w:val="DefaultParagraphFont"/>
    <w:unhideWhenUsed/>
    <w:rPr>
      <w:color w:val="0000FF"/>
      <w:u w:val="single"/>
    </w:rPr>
  </w:style>
  <w:style w:type="paragraph" w:styleId="BalloonText">
    <w:name w:val="Balloon Text"/>
    <w:basedOn w:val="Normal"/>
    <w:link w:val="BalloonTextChar"/>
    <w:semiHidden/>
    <w:unhideWhenUsed/>
    <w:rsid w:val="00DD6CE2"/>
    <w:pPr>
      <w:spacing w:line="240" w:lineRule="auto"/>
    </w:pPr>
    <w:rPr>
      <w:sz w:val="18"/>
      <w:szCs w:val="18"/>
    </w:rPr>
  </w:style>
  <w:style w:type="character" w:customStyle="1" w:styleId="BalloonTextChar">
    <w:name w:val="Balloon Text Char"/>
    <w:basedOn w:val="DefaultParagraphFont"/>
    <w:link w:val="BalloonText"/>
    <w:semiHidden/>
    <w:rsid w:val="00DD6CE2"/>
    <w:rPr>
      <w:kern w:val="2"/>
      <w:sz w:val="18"/>
      <w:szCs w:val="18"/>
    </w:rPr>
  </w:style>
  <w:style w:type="character" w:styleId="CommentReference">
    <w:name w:val="annotation reference"/>
    <w:basedOn w:val="DefaultParagraphFont"/>
    <w:semiHidden/>
    <w:unhideWhenUsed/>
    <w:rsid w:val="001A33BD"/>
    <w:rPr>
      <w:sz w:val="16"/>
      <w:szCs w:val="16"/>
    </w:rPr>
  </w:style>
  <w:style w:type="paragraph" w:styleId="CommentText">
    <w:name w:val="annotation text"/>
    <w:basedOn w:val="Normal"/>
    <w:link w:val="CommentTextChar"/>
    <w:semiHidden/>
    <w:unhideWhenUsed/>
    <w:rsid w:val="001A33BD"/>
    <w:pPr>
      <w:spacing w:line="240" w:lineRule="auto"/>
    </w:pPr>
    <w:rPr>
      <w:sz w:val="20"/>
      <w:szCs w:val="20"/>
    </w:rPr>
  </w:style>
  <w:style w:type="character" w:customStyle="1" w:styleId="CommentTextChar">
    <w:name w:val="Comment Text Char"/>
    <w:basedOn w:val="DefaultParagraphFont"/>
    <w:link w:val="CommentText"/>
    <w:semiHidden/>
    <w:rsid w:val="001A33BD"/>
    <w:rPr>
      <w:kern w:val="2"/>
    </w:rPr>
  </w:style>
  <w:style w:type="paragraph" w:styleId="CommentSubject">
    <w:name w:val="annotation subject"/>
    <w:basedOn w:val="CommentText"/>
    <w:next w:val="CommentText"/>
    <w:link w:val="CommentSubjectChar"/>
    <w:semiHidden/>
    <w:unhideWhenUsed/>
    <w:rsid w:val="001A33BD"/>
    <w:rPr>
      <w:b/>
      <w:bCs/>
    </w:rPr>
  </w:style>
  <w:style w:type="character" w:customStyle="1" w:styleId="CommentSubjectChar">
    <w:name w:val="Comment Subject Char"/>
    <w:basedOn w:val="CommentTextChar"/>
    <w:link w:val="CommentSubject"/>
    <w:semiHidden/>
    <w:rsid w:val="001A33BD"/>
    <w:rPr>
      <w:b/>
      <w:bCs/>
      <w:kern w:val="2"/>
    </w:rPr>
  </w:style>
  <w:style w:type="paragraph" w:styleId="ListParagraph">
    <w:name w:val="List Paragraph"/>
    <w:basedOn w:val="Normal"/>
    <w:uiPriority w:val="99"/>
    <w:unhideWhenUsed/>
    <w:rsid w:val="00D85E8D"/>
    <w:pPr>
      <w:ind w:firstLineChars="200" w:firstLine="420"/>
    </w:pPr>
  </w:style>
  <w:style w:type="paragraph" w:styleId="Revision">
    <w:name w:val="Revision"/>
    <w:hidden/>
    <w:uiPriority w:val="99"/>
    <w:unhideWhenUsed/>
    <w:rsid w:val="00B8620A"/>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56758">
      <w:bodyDiv w:val="1"/>
      <w:marLeft w:val="0"/>
      <w:marRight w:val="0"/>
      <w:marTop w:val="0"/>
      <w:marBottom w:val="0"/>
      <w:divBdr>
        <w:top w:val="none" w:sz="0" w:space="0" w:color="auto"/>
        <w:left w:val="none" w:sz="0" w:space="0" w:color="auto"/>
        <w:bottom w:val="none" w:sz="0" w:space="0" w:color="auto"/>
        <w:right w:val="none" w:sz="0" w:space="0" w:color="auto"/>
      </w:divBdr>
    </w:div>
    <w:div w:id="582835610">
      <w:bodyDiv w:val="1"/>
      <w:marLeft w:val="0"/>
      <w:marRight w:val="0"/>
      <w:marTop w:val="0"/>
      <w:marBottom w:val="0"/>
      <w:divBdr>
        <w:top w:val="none" w:sz="0" w:space="0" w:color="auto"/>
        <w:left w:val="none" w:sz="0" w:space="0" w:color="auto"/>
        <w:bottom w:val="none" w:sz="0" w:space="0" w:color="auto"/>
        <w:right w:val="none" w:sz="0" w:space="0" w:color="auto"/>
      </w:divBdr>
    </w:div>
    <w:div w:id="1197353812">
      <w:bodyDiv w:val="1"/>
      <w:marLeft w:val="0"/>
      <w:marRight w:val="0"/>
      <w:marTop w:val="0"/>
      <w:marBottom w:val="0"/>
      <w:divBdr>
        <w:top w:val="none" w:sz="0" w:space="0" w:color="auto"/>
        <w:left w:val="none" w:sz="0" w:space="0" w:color="auto"/>
        <w:bottom w:val="none" w:sz="0" w:space="0" w:color="auto"/>
        <w:right w:val="none" w:sz="0" w:space="0" w:color="auto"/>
      </w:divBdr>
    </w:div>
    <w:div w:id="1203594232">
      <w:bodyDiv w:val="1"/>
      <w:marLeft w:val="0"/>
      <w:marRight w:val="0"/>
      <w:marTop w:val="0"/>
      <w:marBottom w:val="0"/>
      <w:divBdr>
        <w:top w:val="none" w:sz="0" w:space="0" w:color="auto"/>
        <w:left w:val="none" w:sz="0" w:space="0" w:color="auto"/>
        <w:bottom w:val="none" w:sz="0" w:space="0" w:color="auto"/>
        <w:right w:val="none" w:sz="0" w:space="0" w:color="auto"/>
      </w:divBdr>
    </w:div>
    <w:div w:id="1245992502">
      <w:bodyDiv w:val="1"/>
      <w:marLeft w:val="0"/>
      <w:marRight w:val="0"/>
      <w:marTop w:val="0"/>
      <w:marBottom w:val="0"/>
      <w:divBdr>
        <w:top w:val="none" w:sz="0" w:space="0" w:color="auto"/>
        <w:left w:val="none" w:sz="0" w:space="0" w:color="auto"/>
        <w:bottom w:val="none" w:sz="0" w:space="0" w:color="auto"/>
        <w:right w:val="none" w:sz="0" w:space="0" w:color="auto"/>
      </w:divBdr>
    </w:div>
    <w:div w:id="1512841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eader" Target="header4.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textRotate="1"/>
    <customShpInfo spid="_x0000_s1026" textRotate="1"/>
    <customShpInfo spid="_x0000_s1027" textRotate="1"/>
    <customShpInfo spid="_x0000_s1028" textRotate="1"/>
  </customShpExts>
</s:customData>
</file>

<file path=customXml/itemProps1.xml><?xml version="1.0" encoding="utf-8"?>
<ds:datastoreItem xmlns:ds="http://schemas.openxmlformats.org/officeDocument/2006/customXml" ds:itemID="{84824F5E-8985-4EE9-8E0F-3B9AD46BB3F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6123</TotalTime>
  <Pages>19</Pages>
  <Words>962</Words>
  <Characters>5487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技术领域</vt:lpstr>
    </vt:vector>
  </TitlesOfParts>
  <Company>德崇智捷</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技术领域</dc:title>
  <dc:subject/>
  <dc:creator>WW</dc:creator>
  <cp:keywords/>
  <dc:description/>
  <cp:lastModifiedBy>Longhui Qin</cp:lastModifiedBy>
  <cp:revision>45</cp:revision>
  <dcterms:created xsi:type="dcterms:W3CDTF">2025-05-01T16:13:00Z</dcterms:created>
  <dcterms:modified xsi:type="dcterms:W3CDTF">2025-06-30T07:29:00Z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